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A1EA8" w14:textId="24FE4777" w:rsidR="00DE1F9D" w:rsidRPr="0079397B" w:rsidRDefault="00DE1F9D" w:rsidP="00DB1173">
      <w:pPr>
        <w:spacing w:line="360" w:lineRule="auto"/>
        <w:rPr>
          <w:rFonts w:ascii="Arial" w:hAnsi="Arial" w:cs="Arial"/>
          <w:b/>
          <w:bCs/>
        </w:rPr>
      </w:pPr>
      <w:r w:rsidRPr="0079397B">
        <w:rPr>
          <w:rFonts w:ascii="Arial" w:hAnsi="Arial" w:cs="Arial"/>
          <w:b/>
          <w:bCs/>
        </w:rPr>
        <w:t xml:space="preserve">Investigating the neural control of social behavior in </w:t>
      </w:r>
      <w:r w:rsidRPr="0079397B">
        <w:rPr>
          <w:rFonts w:ascii="Arial" w:hAnsi="Arial" w:cs="Arial"/>
          <w:b/>
          <w:bCs/>
          <w:i/>
          <w:iCs/>
        </w:rPr>
        <w:t>Drosophila melanogaster</w:t>
      </w:r>
      <w:r w:rsidRPr="0079397B">
        <w:rPr>
          <w:rFonts w:ascii="Arial" w:hAnsi="Arial" w:cs="Arial"/>
          <w:b/>
          <w:bCs/>
        </w:rPr>
        <w:t xml:space="preserve"> using a low-cost </w:t>
      </w:r>
      <w:r w:rsidR="00DA2F70" w:rsidRPr="0079397B">
        <w:rPr>
          <w:rFonts w:ascii="Arial" w:hAnsi="Arial" w:cs="Arial"/>
          <w:b/>
          <w:bCs/>
        </w:rPr>
        <w:t>optogenetics</w:t>
      </w:r>
      <w:r w:rsidRPr="0079397B">
        <w:rPr>
          <w:rFonts w:ascii="Arial" w:hAnsi="Arial" w:cs="Arial"/>
          <w:b/>
          <w:bCs/>
        </w:rPr>
        <w:t xml:space="preserve"> </w:t>
      </w:r>
      <w:r w:rsidR="00DA2F70" w:rsidRPr="0079397B">
        <w:rPr>
          <w:rFonts w:ascii="Arial" w:hAnsi="Arial" w:cs="Arial"/>
          <w:b/>
          <w:bCs/>
        </w:rPr>
        <w:t>system</w:t>
      </w:r>
      <w:r w:rsidRPr="0079397B">
        <w:rPr>
          <w:rFonts w:ascii="Arial" w:hAnsi="Arial" w:cs="Arial"/>
          <w:b/>
          <w:bCs/>
        </w:rPr>
        <w:t>.</w:t>
      </w:r>
    </w:p>
    <w:p w14:paraId="0B812BE4" w14:textId="77777777" w:rsidR="00CC7F11" w:rsidRPr="0079397B" w:rsidRDefault="00CC7F11" w:rsidP="00DB1173">
      <w:pPr>
        <w:spacing w:line="360" w:lineRule="auto"/>
        <w:rPr>
          <w:rFonts w:ascii="Arial" w:hAnsi="Arial" w:cs="Arial"/>
        </w:rPr>
      </w:pPr>
    </w:p>
    <w:p w14:paraId="47AA78A1" w14:textId="3AF09BD4" w:rsidR="00AD6027" w:rsidRPr="0079397B" w:rsidRDefault="00D071F2" w:rsidP="00DB1173">
      <w:pPr>
        <w:spacing w:line="360" w:lineRule="auto"/>
        <w:rPr>
          <w:rFonts w:ascii="Arial" w:hAnsi="Arial" w:cs="Arial"/>
        </w:rPr>
      </w:pPr>
      <w:r w:rsidRPr="0079397B">
        <w:rPr>
          <w:rFonts w:ascii="Arial" w:hAnsi="Arial" w:cs="Arial"/>
        </w:rPr>
        <w:t xml:space="preserve">Eric </w:t>
      </w:r>
      <w:r w:rsidR="00ED5132" w:rsidRPr="0079397B">
        <w:rPr>
          <w:rFonts w:ascii="Arial" w:hAnsi="Arial" w:cs="Arial"/>
        </w:rPr>
        <w:t xml:space="preserve">D. </w:t>
      </w:r>
      <w:r w:rsidRPr="0079397B">
        <w:rPr>
          <w:rFonts w:ascii="Arial" w:hAnsi="Arial" w:cs="Arial"/>
        </w:rPr>
        <w:t>Hoopfer</w:t>
      </w:r>
      <w:r w:rsidRPr="0079397B">
        <w:rPr>
          <w:rFonts w:ascii="Arial" w:hAnsi="Arial" w:cs="Arial"/>
          <w:vertAlign w:val="superscript"/>
        </w:rPr>
        <w:t>1</w:t>
      </w:r>
      <w:r w:rsidRPr="0079397B">
        <w:rPr>
          <w:rFonts w:ascii="Arial" w:hAnsi="Arial" w:cs="Arial"/>
        </w:rPr>
        <w:t xml:space="preserve">, </w:t>
      </w:r>
      <w:r w:rsidR="00AD6027" w:rsidRPr="0079397B">
        <w:rPr>
          <w:rFonts w:ascii="Arial" w:hAnsi="Arial" w:cs="Arial"/>
        </w:rPr>
        <w:t>Aaron Heidgerken-Greene</w:t>
      </w:r>
      <w:r w:rsidRPr="0079397B">
        <w:rPr>
          <w:rFonts w:ascii="Arial" w:hAnsi="Arial" w:cs="Arial"/>
          <w:vertAlign w:val="superscript"/>
        </w:rPr>
        <w:t>2</w:t>
      </w:r>
      <w:r w:rsidR="00BE3EF2" w:rsidRPr="0079397B">
        <w:rPr>
          <w:rFonts w:ascii="Arial" w:hAnsi="Arial" w:cs="Arial"/>
        </w:rPr>
        <w:t xml:space="preserve"> </w:t>
      </w:r>
    </w:p>
    <w:p w14:paraId="792291D7" w14:textId="77777777" w:rsidR="00AD6027" w:rsidRPr="0079397B" w:rsidRDefault="00AD6027" w:rsidP="00DB1173">
      <w:pPr>
        <w:spacing w:line="360" w:lineRule="auto"/>
        <w:rPr>
          <w:rFonts w:ascii="Arial" w:hAnsi="Arial" w:cs="Arial"/>
        </w:rPr>
      </w:pPr>
    </w:p>
    <w:p w14:paraId="21621C9C" w14:textId="2338FB27" w:rsidR="007A1A64" w:rsidRPr="0079397B" w:rsidRDefault="00651F63" w:rsidP="00DB1173">
      <w:pPr>
        <w:spacing w:line="360" w:lineRule="auto"/>
        <w:rPr>
          <w:rFonts w:ascii="Arial" w:hAnsi="Arial" w:cs="Arial"/>
        </w:rPr>
      </w:pPr>
      <w:r w:rsidRPr="0079397B">
        <w:rPr>
          <w:rFonts w:ascii="Arial" w:hAnsi="Arial" w:cs="Arial"/>
          <w:vertAlign w:val="superscript"/>
        </w:rPr>
        <w:t>1</w:t>
      </w:r>
      <w:r w:rsidR="007A1A64" w:rsidRPr="0079397B">
        <w:rPr>
          <w:rFonts w:ascii="Arial" w:hAnsi="Arial" w:cs="Arial"/>
        </w:rPr>
        <w:t>Neuroscience Program</w:t>
      </w:r>
      <w:r w:rsidRPr="0079397B">
        <w:rPr>
          <w:rFonts w:ascii="Arial" w:hAnsi="Arial" w:cs="Arial"/>
        </w:rPr>
        <w:t xml:space="preserve">, </w:t>
      </w:r>
      <w:r w:rsidRPr="0079397B">
        <w:rPr>
          <w:rFonts w:ascii="Arial" w:hAnsi="Arial" w:cs="Arial"/>
          <w:vertAlign w:val="superscript"/>
        </w:rPr>
        <w:t>2</w:t>
      </w:r>
      <w:r w:rsidR="000D2C41" w:rsidRPr="0079397B">
        <w:rPr>
          <w:rFonts w:ascii="Arial" w:hAnsi="Arial" w:cs="Arial"/>
        </w:rPr>
        <w:t>Department of Physics and Astronomy</w:t>
      </w:r>
      <w:r w:rsidRPr="0079397B">
        <w:rPr>
          <w:rFonts w:ascii="Arial" w:hAnsi="Arial" w:cs="Arial"/>
        </w:rPr>
        <w:t>,</w:t>
      </w:r>
    </w:p>
    <w:p w14:paraId="6612F7C7" w14:textId="37C254F4" w:rsidR="007A1A64" w:rsidRPr="0079397B" w:rsidRDefault="007A1A64" w:rsidP="00DB1173">
      <w:pPr>
        <w:spacing w:line="360" w:lineRule="auto"/>
        <w:rPr>
          <w:rFonts w:ascii="Arial" w:hAnsi="Arial" w:cs="Arial"/>
        </w:rPr>
      </w:pPr>
      <w:r w:rsidRPr="0079397B">
        <w:rPr>
          <w:rFonts w:ascii="Arial" w:hAnsi="Arial" w:cs="Arial"/>
        </w:rPr>
        <w:t>Carleton College, Northfield, MN, 55057</w:t>
      </w:r>
    </w:p>
    <w:p w14:paraId="492960E2" w14:textId="77777777" w:rsidR="00B340B2" w:rsidRPr="0079397B" w:rsidRDefault="00B340B2" w:rsidP="00DB1173">
      <w:pPr>
        <w:spacing w:line="360" w:lineRule="auto"/>
        <w:rPr>
          <w:rFonts w:ascii="Arial" w:hAnsi="Arial" w:cs="Arial"/>
        </w:rPr>
      </w:pPr>
    </w:p>
    <w:p w14:paraId="2EF2151E" w14:textId="3D7F6F2D" w:rsidR="00B32991" w:rsidRPr="0079397B" w:rsidRDefault="00B32991" w:rsidP="00DB1173">
      <w:pPr>
        <w:spacing w:line="360" w:lineRule="auto"/>
        <w:rPr>
          <w:rFonts w:ascii="Arial" w:hAnsi="Arial" w:cs="Arial"/>
        </w:rPr>
      </w:pPr>
      <w:r w:rsidRPr="0079397B">
        <w:rPr>
          <w:rFonts w:ascii="Arial" w:hAnsi="Arial" w:cs="Arial"/>
        </w:rPr>
        <w:t xml:space="preserve">Running title: </w:t>
      </w:r>
      <w:r w:rsidR="00082A76" w:rsidRPr="0079397B">
        <w:rPr>
          <w:rFonts w:ascii="Arial" w:hAnsi="Arial" w:cs="Arial"/>
        </w:rPr>
        <w:t xml:space="preserve">Exploring social behavior </w:t>
      </w:r>
      <w:r w:rsidR="00DA1AC1" w:rsidRPr="0079397B">
        <w:rPr>
          <w:rFonts w:ascii="Arial" w:hAnsi="Arial" w:cs="Arial"/>
        </w:rPr>
        <w:t xml:space="preserve">in flies </w:t>
      </w:r>
      <w:r w:rsidR="00082A76" w:rsidRPr="0079397B">
        <w:rPr>
          <w:rFonts w:ascii="Arial" w:hAnsi="Arial" w:cs="Arial"/>
        </w:rPr>
        <w:t>with optogenetics</w:t>
      </w:r>
    </w:p>
    <w:p w14:paraId="6B20C37F" w14:textId="77777777" w:rsidR="00B32991" w:rsidRPr="0079397B" w:rsidRDefault="00B32991" w:rsidP="00DB1173">
      <w:pPr>
        <w:spacing w:line="360" w:lineRule="auto"/>
        <w:rPr>
          <w:rFonts w:ascii="Arial" w:hAnsi="Arial" w:cs="Arial"/>
        </w:rPr>
      </w:pPr>
    </w:p>
    <w:p w14:paraId="28D79F9F" w14:textId="13633A57" w:rsidR="005E3BD7" w:rsidRPr="0079397B" w:rsidRDefault="005E3BD7" w:rsidP="00DB1173">
      <w:pPr>
        <w:spacing w:line="360" w:lineRule="auto"/>
        <w:rPr>
          <w:rFonts w:ascii="Arial" w:hAnsi="Arial" w:cs="Arial"/>
        </w:rPr>
      </w:pPr>
      <w:r w:rsidRPr="0079397B">
        <w:rPr>
          <w:rFonts w:ascii="Arial" w:hAnsi="Arial" w:cs="Arial"/>
        </w:rPr>
        <w:t xml:space="preserve">Key words: optogenetics; Drosophila; social behavior; </w:t>
      </w:r>
      <w:r w:rsidR="00084EDA" w:rsidRPr="0079397B">
        <w:rPr>
          <w:rFonts w:ascii="Arial" w:hAnsi="Arial" w:cs="Arial"/>
        </w:rPr>
        <w:t>aggression; courtship</w:t>
      </w:r>
    </w:p>
    <w:p w14:paraId="453C453C" w14:textId="77777777" w:rsidR="007A1A64" w:rsidRPr="0079397B" w:rsidRDefault="007A1A64" w:rsidP="00DB1173">
      <w:pPr>
        <w:spacing w:line="360" w:lineRule="auto"/>
        <w:rPr>
          <w:rFonts w:ascii="Arial" w:hAnsi="Arial" w:cs="Arial"/>
        </w:rPr>
      </w:pPr>
    </w:p>
    <w:p w14:paraId="5FAAB425" w14:textId="496EFC96" w:rsidR="00307A7C" w:rsidRPr="0079397B" w:rsidRDefault="00600D65" w:rsidP="00DB1173">
      <w:pPr>
        <w:spacing w:line="360" w:lineRule="auto"/>
        <w:rPr>
          <w:rFonts w:ascii="Arial" w:hAnsi="Arial" w:cs="Arial"/>
          <w:b/>
          <w:bCs/>
        </w:rPr>
      </w:pPr>
      <w:r w:rsidRPr="0079397B">
        <w:rPr>
          <w:rFonts w:ascii="Arial" w:hAnsi="Arial" w:cs="Arial"/>
          <w:b/>
          <w:bCs/>
        </w:rPr>
        <w:t>ABSTRACT</w:t>
      </w:r>
    </w:p>
    <w:p w14:paraId="73735DB1" w14:textId="5C99E2F3" w:rsidR="001A73AE" w:rsidRPr="0079397B" w:rsidRDefault="00321FDF" w:rsidP="001A7F68">
      <w:pPr>
        <w:spacing w:line="360" w:lineRule="auto"/>
        <w:rPr>
          <w:rFonts w:ascii="Arial" w:hAnsi="Arial" w:cs="Arial"/>
        </w:rPr>
      </w:pPr>
      <w:r w:rsidRPr="0079397B">
        <w:rPr>
          <w:rFonts w:ascii="Arial" w:hAnsi="Arial" w:cs="Arial"/>
        </w:rPr>
        <w:t xml:space="preserve">Optogenetics offers a powerful tool for students to explore how neural circuits generate behavior. Here we introduce a lab module using </w:t>
      </w:r>
      <w:r w:rsidRPr="0079397B">
        <w:rPr>
          <w:rFonts w:ascii="Arial" w:hAnsi="Arial" w:cs="Arial"/>
          <w:i/>
          <w:iCs/>
        </w:rPr>
        <w:t>Drosophila</w:t>
      </w:r>
      <w:r w:rsidRPr="0079397B">
        <w:rPr>
          <w:rFonts w:ascii="Arial" w:hAnsi="Arial" w:cs="Arial"/>
        </w:rPr>
        <w:t xml:space="preserve"> to help students understand </w:t>
      </w:r>
      <w:r w:rsidR="00243AB6" w:rsidRPr="0079397B">
        <w:rPr>
          <w:rFonts w:ascii="Arial" w:hAnsi="Arial" w:cs="Arial"/>
        </w:rPr>
        <w:t xml:space="preserve">the </w:t>
      </w:r>
      <w:r w:rsidRPr="0079397B">
        <w:rPr>
          <w:rFonts w:ascii="Arial" w:hAnsi="Arial" w:cs="Arial"/>
        </w:rPr>
        <w:t xml:space="preserve">principles of optogenetics through the study of social behaviors such as aggression and courtship. In this activity, students used the red-shifted opsin </w:t>
      </w:r>
      <w:proofErr w:type="spellStart"/>
      <w:r w:rsidRPr="0079397B">
        <w:rPr>
          <w:rFonts w:ascii="Arial" w:hAnsi="Arial" w:cs="Arial"/>
        </w:rPr>
        <w:t>CsChrimson</w:t>
      </w:r>
      <w:proofErr w:type="spellEnd"/>
      <w:r w:rsidRPr="0079397B">
        <w:rPr>
          <w:rFonts w:ascii="Arial" w:hAnsi="Arial" w:cs="Arial"/>
        </w:rPr>
        <w:t xml:space="preserve"> to activate P1 neurons—key regulators of male courtship and aggression. They observed that P1 activation elicits courtship in the absence of appropriate sensory cues and induces a persistent internal state that enhances aggression or courtship depending on social context, illustrating how a single neuronal population can regulate opponent behaviors and internal states. We implemented this module using </w:t>
      </w:r>
      <w:proofErr w:type="spellStart"/>
      <w:r w:rsidRPr="0079397B">
        <w:rPr>
          <w:rFonts w:ascii="Arial" w:hAnsi="Arial" w:cs="Arial"/>
        </w:rPr>
        <w:t>FlyRig</w:t>
      </w:r>
      <w:proofErr w:type="spellEnd"/>
      <w:r w:rsidRPr="0079397B">
        <w:rPr>
          <w:rFonts w:ascii="Arial" w:hAnsi="Arial" w:cs="Arial"/>
        </w:rPr>
        <w:t xml:space="preserve">, an inexpensive, modular, open-source system </w:t>
      </w:r>
      <w:r w:rsidR="00243AB6" w:rsidRPr="0079397B">
        <w:rPr>
          <w:rFonts w:ascii="Arial" w:hAnsi="Arial" w:cs="Arial"/>
        </w:rPr>
        <w:t>we developed that provides</w:t>
      </w:r>
      <w:r w:rsidRPr="0079397B">
        <w:rPr>
          <w:rFonts w:ascii="Arial" w:hAnsi="Arial" w:cs="Arial"/>
        </w:rPr>
        <w:t xml:space="preserve"> precise light stimulation and synchronized video recordings </w:t>
      </w:r>
      <w:r w:rsidR="00243AB6" w:rsidRPr="0079397B">
        <w:rPr>
          <w:rFonts w:ascii="Arial" w:hAnsi="Arial" w:cs="Arial"/>
        </w:rPr>
        <w:t>suitable for</w:t>
      </w:r>
      <w:r w:rsidRPr="0079397B">
        <w:rPr>
          <w:rFonts w:ascii="Arial" w:hAnsi="Arial" w:cs="Arial"/>
        </w:rPr>
        <w:t xml:space="preserve"> automated tracking and classification tools. This lab module introduces students to the principles of optogenetics, experimental design, and quantitative behavior analysis, and provides a framework for exploring the neural basis of social behaviors and the internal states that drive them. Assessment of student experiences supports the utility of this lab activity in enhancing understanding of conceptual and experimental methods for studying neural control of behavior with optogenetics, as well as the usability of the </w:t>
      </w:r>
      <w:proofErr w:type="spellStart"/>
      <w:r w:rsidRPr="0079397B">
        <w:rPr>
          <w:rFonts w:ascii="Arial" w:hAnsi="Arial" w:cs="Arial"/>
        </w:rPr>
        <w:t>FlyRig</w:t>
      </w:r>
      <w:proofErr w:type="spellEnd"/>
      <w:r w:rsidRPr="0079397B">
        <w:rPr>
          <w:rFonts w:ascii="Arial" w:hAnsi="Arial" w:cs="Arial"/>
        </w:rPr>
        <w:t xml:space="preserve"> system for behavioral experiments. </w:t>
      </w:r>
      <w:r w:rsidR="001A73AE" w:rsidRPr="0079397B">
        <w:rPr>
          <w:rFonts w:ascii="Arial" w:hAnsi="Arial" w:cs="Arial"/>
          <w:b/>
          <w:bCs/>
        </w:rPr>
        <w:br w:type="page"/>
      </w:r>
    </w:p>
    <w:p w14:paraId="0BA60E68" w14:textId="342A1474" w:rsidR="00307A7C" w:rsidRPr="0079397B" w:rsidRDefault="00600D65" w:rsidP="00DB1173">
      <w:pPr>
        <w:spacing w:line="360" w:lineRule="auto"/>
        <w:rPr>
          <w:rFonts w:ascii="Arial" w:hAnsi="Arial" w:cs="Arial"/>
          <w:b/>
          <w:bCs/>
        </w:rPr>
      </w:pPr>
      <w:r w:rsidRPr="0079397B">
        <w:rPr>
          <w:rFonts w:ascii="Arial" w:hAnsi="Arial" w:cs="Arial"/>
          <w:b/>
          <w:bCs/>
        </w:rPr>
        <w:lastRenderedPageBreak/>
        <w:t>INTRODUCTION</w:t>
      </w:r>
    </w:p>
    <w:p w14:paraId="3D9ABE0D" w14:textId="2757FF00" w:rsidR="00E25589" w:rsidRPr="0079397B" w:rsidRDefault="00E25589" w:rsidP="00DB1173">
      <w:pPr>
        <w:spacing w:line="360" w:lineRule="auto"/>
        <w:rPr>
          <w:rFonts w:ascii="Arial" w:hAnsi="Arial" w:cs="Arial"/>
        </w:rPr>
      </w:pPr>
      <w:r w:rsidRPr="0079397B">
        <w:rPr>
          <w:rFonts w:ascii="Arial" w:hAnsi="Arial" w:cs="Arial"/>
        </w:rPr>
        <w:t xml:space="preserve">Optogenetics has transformed the study of the neural basis of behavior by enabling precise, temporally controlled manipulation of genetically defined neuronal populations using light </w:t>
      </w:r>
      <w:sdt>
        <w:sdtPr>
          <w:rPr>
            <w:rFonts w:ascii="Arial" w:hAnsi="Arial" w:cs="Arial"/>
          </w:rPr>
          <w:alias w:val="SmartCite Citation"/>
          <w:tag w:val="5a0031f8-ec22-495f-b417-4cd6b50b5c68:91348349-340b-412b-80b7-ef9cd6597c8e+"/>
          <w:id w:val="-1811393966"/>
          <w:placeholder>
            <w:docPart w:val="DefaultPlaceholder_-1854013440"/>
          </w:placeholder>
        </w:sdtPr>
        <w:sdtContent>
          <w:r w:rsidR="00893991" w:rsidRPr="0079397B">
            <w:rPr>
              <w:rFonts w:ascii="Arial" w:eastAsia="Times New Roman" w:hAnsi="Arial" w:cs="Arial"/>
            </w:rPr>
            <w:t>(</w:t>
          </w:r>
          <w:proofErr w:type="spellStart"/>
          <w:r w:rsidR="00893991" w:rsidRPr="0079397B">
            <w:rPr>
              <w:rFonts w:ascii="Arial" w:eastAsia="Times New Roman" w:hAnsi="Arial" w:cs="Arial"/>
            </w:rPr>
            <w:t>Deisseroth</w:t>
          </w:r>
          <w:proofErr w:type="spellEnd"/>
          <w:r w:rsidR="00893991" w:rsidRPr="0079397B">
            <w:rPr>
              <w:rFonts w:ascii="Arial" w:eastAsia="Times New Roman" w:hAnsi="Arial" w:cs="Arial"/>
            </w:rPr>
            <w:t>, 2011)</w:t>
          </w:r>
        </w:sdtContent>
      </w:sdt>
      <w:r w:rsidR="001A73AE" w:rsidRPr="0079397B">
        <w:rPr>
          <w:rFonts w:ascii="Arial" w:hAnsi="Arial" w:cs="Arial"/>
        </w:rPr>
        <w:t>.</w:t>
      </w:r>
      <w:r w:rsidRPr="0079397B">
        <w:rPr>
          <w:rFonts w:ascii="Arial" w:hAnsi="Arial" w:cs="Arial"/>
        </w:rPr>
        <w:t xml:space="preserve"> This technique involves expressing light-sensitive microbial opsins in targeted neurons, allowing neural activity to be modulated in awake, behaving animals. For example,</w:t>
      </w:r>
      <w:r w:rsidR="001A73AE" w:rsidRPr="0079397B">
        <w:rPr>
          <w:rFonts w:ascii="Arial" w:hAnsi="Arial" w:cs="Arial"/>
        </w:rPr>
        <w:t xml:space="preserve"> </w:t>
      </w:r>
      <w:proofErr w:type="spellStart"/>
      <w:r w:rsidRPr="0079397B">
        <w:rPr>
          <w:rFonts w:ascii="Arial" w:hAnsi="Arial" w:cs="Arial"/>
        </w:rPr>
        <w:t>channelrhodopsin</w:t>
      </w:r>
      <w:proofErr w:type="spellEnd"/>
      <w:r w:rsidRPr="0079397B">
        <w:rPr>
          <w:rFonts w:ascii="Arial" w:hAnsi="Arial" w:cs="Arial"/>
        </w:rPr>
        <w:t>, a light-gated cation channel originally isolated from the green alga</w:t>
      </w:r>
      <w:r w:rsidR="00C0270D" w:rsidRPr="0079397B">
        <w:rPr>
          <w:rFonts w:ascii="Arial" w:hAnsi="Arial" w:cs="Arial"/>
        </w:rPr>
        <w:t xml:space="preserve"> </w:t>
      </w:r>
      <w:r w:rsidRPr="0079397B">
        <w:rPr>
          <w:rFonts w:ascii="Arial" w:hAnsi="Arial" w:cs="Arial"/>
          <w:i/>
          <w:iCs/>
        </w:rPr>
        <w:t>Chlamydomonas reinhardtii</w:t>
      </w:r>
      <w:r w:rsidR="001A73AE" w:rsidRPr="0079397B">
        <w:rPr>
          <w:rFonts w:ascii="Arial" w:hAnsi="Arial" w:cs="Arial"/>
        </w:rPr>
        <w:t xml:space="preserve"> </w:t>
      </w:r>
      <w:sdt>
        <w:sdtPr>
          <w:rPr>
            <w:rFonts w:ascii="Arial" w:hAnsi="Arial" w:cs="Arial"/>
          </w:rPr>
          <w:alias w:val="SmartCite Citation"/>
          <w:tag w:val="5a0031f8-ec22-495f-b417-4cd6b50b5c68:7201c0d9-c3b9-4fa4-8a0e-119bafd2e0f6+"/>
          <w:id w:val="2126181069"/>
          <w:placeholder>
            <w:docPart w:val="DefaultPlaceholder_-1854013440"/>
          </w:placeholder>
        </w:sdtPr>
        <w:sdtContent>
          <w:r w:rsidR="00893991" w:rsidRPr="0079397B">
            <w:rPr>
              <w:rFonts w:ascii="Arial" w:eastAsia="Times New Roman" w:hAnsi="Arial" w:cs="Arial"/>
            </w:rPr>
            <w:t>(Nagel et al., 2003)</w:t>
          </w:r>
        </w:sdtContent>
      </w:sdt>
      <w:r w:rsidR="00C0270D" w:rsidRPr="0079397B">
        <w:rPr>
          <w:rFonts w:ascii="Arial" w:hAnsi="Arial" w:cs="Arial"/>
        </w:rPr>
        <w:t>,</w:t>
      </w:r>
      <w:r w:rsidRPr="0079397B">
        <w:rPr>
          <w:rFonts w:ascii="Arial" w:hAnsi="Arial" w:cs="Arial"/>
        </w:rPr>
        <w:t xml:space="preserve"> depolarizes neurons in response to blue light </w:t>
      </w:r>
      <w:sdt>
        <w:sdtPr>
          <w:rPr>
            <w:rFonts w:ascii="Arial" w:hAnsi="Arial" w:cs="Arial"/>
          </w:rPr>
          <w:alias w:val="SmartCite Citation"/>
          <w:tag w:val="5a0031f8-ec22-495f-b417-4cd6b50b5c68:bd6d8eca-3865-449d-8d9d-0b649b1cfe1d+"/>
          <w:id w:val="-386331524"/>
          <w:placeholder>
            <w:docPart w:val="DefaultPlaceholder_-1854013440"/>
          </w:placeholder>
        </w:sdtPr>
        <w:sdtContent>
          <w:r w:rsidR="00893991" w:rsidRPr="0079397B">
            <w:rPr>
              <w:rFonts w:ascii="Arial" w:eastAsia="Times New Roman" w:hAnsi="Arial" w:cs="Arial"/>
            </w:rPr>
            <w:t>(Boyden et al., 2005)</w:t>
          </w:r>
        </w:sdtContent>
      </w:sdt>
      <w:r w:rsidR="00C24F8F" w:rsidRPr="0079397B">
        <w:rPr>
          <w:rFonts w:ascii="Arial" w:hAnsi="Arial" w:cs="Arial"/>
        </w:rPr>
        <w:t xml:space="preserve">. </w:t>
      </w:r>
      <w:r w:rsidR="00C0270D" w:rsidRPr="0079397B">
        <w:rPr>
          <w:rFonts w:ascii="Arial" w:hAnsi="Arial" w:cs="Arial"/>
        </w:rPr>
        <w:t xml:space="preserve">Optogenetics </w:t>
      </w:r>
      <w:r w:rsidRPr="0079397B">
        <w:rPr>
          <w:rFonts w:ascii="Arial" w:hAnsi="Arial" w:cs="Arial"/>
        </w:rPr>
        <w:t xml:space="preserve">enables millisecond-scale control of neural activity, facilitating causal investigations of how specific neural circuits contribute to behavior, perception, and neurological or psychiatric disorders </w:t>
      </w:r>
      <w:sdt>
        <w:sdtPr>
          <w:rPr>
            <w:rFonts w:ascii="Arial" w:hAnsi="Arial" w:cs="Arial"/>
          </w:rPr>
          <w:alias w:val="SmartCite Citation"/>
          <w:tag w:val="5a0031f8-ec22-495f-b417-4cd6b50b5c68:39e6c4d4-e243-44c5-b3a3-1be3e384f980+"/>
          <w:id w:val="1620647446"/>
          <w:placeholder>
            <w:docPart w:val="DefaultPlaceholder_-1854013440"/>
          </w:placeholder>
        </w:sdtPr>
        <w:sdtContent>
          <w:r w:rsidR="00893991" w:rsidRPr="0079397B">
            <w:rPr>
              <w:rFonts w:ascii="Arial" w:eastAsia="Times New Roman" w:hAnsi="Arial" w:cs="Arial"/>
            </w:rPr>
            <w:t>(</w:t>
          </w:r>
          <w:proofErr w:type="spellStart"/>
          <w:r w:rsidR="00893991" w:rsidRPr="0079397B">
            <w:rPr>
              <w:rFonts w:ascii="Arial" w:eastAsia="Times New Roman" w:hAnsi="Arial" w:cs="Arial"/>
            </w:rPr>
            <w:t>Fenno</w:t>
          </w:r>
          <w:proofErr w:type="spellEnd"/>
          <w:r w:rsidR="00893991" w:rsidRPr="0079397B">
            <w:rPr>
              <w:rFonts w:ascii="Arial" w:eastAsia="Times New Roman" w:hAnsi="Arial" w:cs="Arial"/>
            </w:rPr>
            <w:t xml:space="preserve"> et al., 2011)</w:t>
          </w:r>
        </w:sdtContent>
      </w:sdt>
      <w:r w:rsidR="00C24F8F" w:rsidRPr="0079397B">
        <w:rPr>
          <w:rFonts w:ascii="Arial" w:hAnsi="Arial" w:cs="Arial"/>
        </w:rPr>
        <w:t>.</w:t>
      </w:r>
    </w:p>
    <w:p w14:paraId="7E36EB03" w14:textId="77777777" w:rsidR="00E25589" w:rsidRPr="0079397B" w:rsidRDefault="00E25589" w:rsidP="00DB1173">
      <w:pPr>
        <w:spacing w:line="360" w:lineRule="auto"/>
        <w:rPr>
          <w:rFonts w:ascii="Arial" w:hAnsi="Arial" w:cs="Arial"/>
        </w:rPr>
      </w:pPr>
    </w:p>
    <w:p w14:paraId="692514EE" w14:textId="05375892" w:rsidR="00D0005C" w:rsidRPr="0079397B" w:rsidRDefault="00F24615" w:rsidP="00CE56E2">
      <w:pPr>
        <w:spacing w:line="360" w:lineRule="auto"/>
        <w:rPr>
          <w:rFonts w:ascii="Arial" w:hAnsi="Arial" w:cs="Arial"/>
        </w:rPr>
      </w:pPr>
      <w:r w:rsidRPr="0079397B">
        <w:rPr>
          <w:rFonts w:ascii="Arial" w:hAnsi="Arial" w:cs="Arial"/>
          <w:i/>
          <w:iCs/>
        </w:rPr>
        <w:t>Drosophila melanogaster</w:t>
      </w:r>
      <w:r w:rsidRPr="0079397B">
        <w:rPr>
          <w:rFonts w:ascii="Arial" w:hAnsi="Arial" w:cs="Arial"/>
        </w:rPr>
        <w:t xml:space="preserve"> offers many advantages for implementing optogenetics in an undergraduate </w:t>
      </w:r>
      <w:r w:rsidR="004F2E59" w:rsidRPr="0079397B">
        <w:rPr>
          <w:rFonts w:ascii="Arial" w:hAnsi="Arial" w:cs="Arial"/>
        </w:rPr>
        <w:t>classroom</w:t>
      </w:r>
      <w:r w:rsidRPr="0079397B">
        <w:rPr>
          <w:rFonts w:ascii="Arial" w:hAnsi="Arial" w:cs="Arial"/>
        </w:rPr>
        <w:t xml:space="preserve"> </w:t>
      </w:r>
      <w:r w:rsidR="004F2E59" w:rsidRPr="0079397B">
        <w:rPr>
          <w:rFonts w:ascii="Arial" w:hAnsi="Arial" w:cs="Arial"/>
        </w:rPr>
        <w:t>setting</w:t>
      </w:r>
      <w:r w:rsidR="00967511" w:rsidRPr="0079397B">
        <w:rPr>
          <w:rFonts w:ascii="Arial" w:hAnsi="Arial" w:cs="Arial"/>
        </w:rPr>
        <w:t xml:space="preserve"> </w:t>
      </w:r>
      <w:r w:rsidR="00D0005C" w:rsidRPr="0079397B">
        <w:rPr>
          <w:rFonts w:ascii="Arial" w:hAnsi="Arial" w:cs="Arial"/>
        </w:rPr>
        <w:t>due to</w:t>
      </w:r>
      <w:r w:rsidR="00967511" w:rsidRPr="0079397B">
        <w:rPr>
          <w:rFonts w:ascii="Arial" w:hAnsi="Arial" w:cs="Arial"/>
        </w:rPr>
        <w:t xml:space="preserve"> its </w:t>
      </w:r>
      <w:r w:rsidR="00CF2329" w:rsidRPr="0079397B">
        <w:rPr>
          <w:rFonts w:ascii="Arial" w:hAnsi="Arial" w:cs="Arial"/>
        </w:rPr>
        <w:t xml:space="preserve">extensive </w:t>
      </w:r>
      <w:r w:rsidR="00967511" w:rsidRPr="0079397B">
        <w:rPr>
          <w:rFonts w:ascii="Arial" w:hAnsi="Arial" w:cs="Arial"/>
        </w:rPr>
        <w:t>genetic toolkit</w:t>
      </w:r>
      <w:r w:rsidR="00D0005C" w:rsidRPr="0079397B">
        <w:rPr>
          <w:rFonts w:ascii="Arial" w:hAnsi="Arial" w:cs="Arial"/>
        </w:rPr>
        <w:t>,</w:t>
      </w:r>
      <w:r w:rsidR="00967511" w:rsidRPr="0079397B">
        <w:rPr>
          <w:rFonts w:ascii="Arial" w:hAnsi="Arial" w:cs="Arial"/>
        </w:rPr>
        <w:t xml:space="preserve"> </w:t>
      </w:r>
      <w:r w:rsidR="00D0005C" w:rsidRPr="0079397B">
        <w:rPr>
          <w:rFonts w:ascii="Arial" w:hAnsi="Arial" w:cs="Arial"/>
        </w:rPr>
        <w:t>which</w:t>
      </w:r>
      <w:r w:rsidR="00967511" w:rsidRPr="0079397B">
        <w:rPr>
          <w:rFonts w:ascii="Arial" w:hAnsi="Arial" w:cs="Arial"/>
        </w:rPr>
        <w:t xml:space="preserve"> </w:t>
      </w:r>
      <w:r w:rsidR="00CF2329" w:rsidRPr="0079397B">
        <w:rPr>
          <w:rFonts w:ascii="Arial" w:hAnsi="Arial" w:cs="Arial"/>
        </w:rPr>
        <w:t xml:space="preserve">allows for </w:t>
      </w:r>
      <w:r w:rsidR="00967511" w:rsidRPr="0079397B">
        <w:rPr>
          <w:rFonts w:ascii="Arial" w:hAnsi="Arial" w:cs="Arial"/>
        </w:rPr>
        <w:t xml:space="preserve">optogenetic manipulation of specific neural circuits </w:t>
      </w:r>
      <w:r w:rsidR="00CF2329" w:rsidRPr="0079397B">
        <w:rPr>
          <w:rFonts w:ascii="Arial" w:hAnsi="Arial" w:cs="Arial"/>
        </w:rPr>
        <w:t xml:space="preserve">using </w:t>
      </w:r>
      <w:r w:rsidR="00967511" w:rsidRPr="0079397B">
        <w:rPr>
          <w:rFonts w:ascii="Arial" w:hAnsi="Arial" w:cs="Arial"/>
        </w:rPr>
        <w:t>simple genetic crosses</w:t>
      </w:r>
      <w:r w:rsidR="00F56E87" w:rsidRPr="0079397B">
        <w:rPr>
          <w:rFonts w:ascii="Arial" w:hAnsi="Arial" w:cs="Arial"/>
        </w:rPr>
        <w:t xml:space="preserve">. </w:t>
      </w:r>
      <w:r w:rsidRPr="0079397B">
        <w:rPr>
          <w:rFonts w:ascii="Arial" w:hAnsi="Arial" w:cs="Arial"/>
        </w:rPr>
        <w:t xml:space="preserve">In </w:t>
      </w:r>
      <w:r w:rsidRPr="0079397B">
        <w:rPr>
          <w:rFonts w:ascii="Arial" w:hAnsi="Arial" w:cs="Arial"/>
          <w:i/>
          <w:iCs/>
        </w:rPr>
        <w:t>Drosophila</w:t>
      </w:r>
      <w:r w:rsidRPr="0079397B">
        <w:rPr>
          <w:rFonts w:ascii="Arial" w:hAnsi="Arial" w:cs="Arial"/>
        </w:rPr>
        <w:t xml:space="preserve">, the GAL4/UAS binary expression system </w:t>
      </w:r>
      <w:r w:rsidR="004B416E" w:rsidRPr="0079397B">
        <w:rPr>
          <w:rFonts w:ascii="Arial" w:hAnsi="Arial" w:cs="Arial"/>
        </w:rPr>
        <w:t>is used for</w:t>
      </w:r>
      <w:r w:rsidRPr="0079397B">
        <w:rPr>
          <w:rFonts w:ascii="Arial" w:hAnsi="Arial" w:cs="Arial"/>
        </w:rPr>
        <w:t xml:space="preserve"> targeted expression of transgenes in </w:t>
      </w:r>
      <w:r w:rsidR="00D0005C" w:rsidRPr="0079397B">
        <w:rPr>
          <w:rFonts w:ascii="Arial" w:hAnsi="Arial" w:cs="Arial"/>
        </w:rPr>
        <w:t>defined</w:t>
      </w:r>
      <w:r w:rsidRPr="0079397B">
        <w:rPr>
          <w:rFonts w:ascii="Arial" w:hAnsi="Arial" w:cs="Arial"/>
        </w:rPr>
        <w:t xml:space="preserve"> neuronal populations </w:t>
      </w:r>
      <w:sdt>
        <w:sdtPr>
          <w:rPr>
            <w:rFonts w:ascii="Arial" w:hAnsi="Arial" w:cs="Arial"/>
          </w:rPr>
          <w:alias w:val="SmartCite Citation"/>
          <w:tag w:val="5a0031f8-ec22-495f-b417-4cd6b50b5c68:596e262c-edb6-4748-8a48-23752f9dfa01+"/>
          <w:id w:val="602071521"/>
          <w:placeholder>
            <w:docPart w:val="DefaultPlaceholder_-1854013440"/>
          </w:placeholder>
        </w:sdtPr>
        <w:sdtContent>
          <w:r w:rsidR="00893991" w:rsidRPr="0079397B">
            <w:rPr>
              <w:rFonts w:ascii="Arial" w:eastAsia="Times New Roman" w:hAnsi="Arial" w:cs="Arial"/>
            </w:rPr>
            <w:t xml:space="preserve">(Brand and </w:t>
          </w:r>
          <w:proofErr w:type="spellStart"/>
          <w:r w:rsidR="00893991" w:rsidRPr="0079397B">
            <w:rPr>
              <w:rFonts w:ascii="Arial" w:eastAsia="Times New Roman" w:hAnsi="Arial" w:cs="Arial"/>
            </w:rPr>
            <w:t>Perrimon</w:t>
          </w:r>
          <w:proofErr w:type="spellEnd"/>
          <w:r w:rsidR="00893991" w:rsidRPr="0079397B">
            <w:rPr>
              <w:rFonts w:ascii="Arial" w:eastAsia="Times New Roman" w:hAnsi="Arial" w:cs="Arial"/>
            </w:rPr>
            <w:t>, 1993)</w:t>
          </w:r>
        </w:sdtContent>
      </w:sdt>
      <w:r w:rsidR="00EC413A" w:rsidRPr="0079397B">
        <w:rPr>
          <w:rFonts w:ascii="Arial" w:hAnsi="Arial" w:cs="Arial"/>
        </w:rPr>
        <w:t xml:space="preserve">. </w:t>
      </w:r>
      <w:r w:rsidRPr="0079397B">
        <w:rPr>
          <w:rFonts w:ascii="Arial" w:hAnsi="Arial" w:cs="Arial"/>
        </w:rPr>
        <w:t>This system uses cell-specific promoters to drive expression of the yeast transcriptional activator GAL4, which binds to the upstream activating sequence (UAS) to initiate transcription of a gene of interest. A</w:t>
      </w:r>
      <w:r w:rsidR="00CF2329" w:rsidRPr="0079397B">
        <w:rPr>
          <w:rFonts w:ascii="Arial" w:hAnsi="Arial" w:cs="Arial"/>
        </w:rPr>
        <w:t xml:space="preserve"> large, publicly </w:t>
      </w:r>
      <w:r w:rsidRPr="0079397B">
        <w:rPr>
          <w:rFonts w:ascii="Arial" w:hAnsi="Arial" w:cs="Arial"/>
        </w:rPr>
        <w:t xml:space="preserve">accessible </w:t>
      </w:r>
      <w:r w:rsidR="00CF2329" w:rsidRPr="0079397B">
        <w:rPr>
          <w:rFonts w:ascii="Arial" w:hAnsi="Arial" w:cs="Arial"/>
        </w:rPr>
        <w:t xml:space="preserve">collection of </w:t>
      </w:r>
      <w:r w:rsidRPr="0079397B">
        <w:rPr>
          <w:rFonts w:ascii="Arial" w:hAnsi="Arial" w:cs="Arial"/>
        </w:rPr>
        <w:t xml:space="preserve">GAL4 </w:t>
      </w:r>
      <w:r w:rsidR="004B416E" w:rsidRPr="0079397B">
        <w:rPr>
          <w:rFonts w:ascii="Arial" w:hAnsi="Arial" w:cs="Arial"/>
        </w:rPr>
        <w:t xml:space="preserve">driver lines </w:t>
      </w:r>
      <w:sdt>
        <w:sdtPr>
          <w:rPr>
            <w:rFonts w:ascii="Arial" w:hAnsi="Arial" w:cs="Arial"/>
          </w:rPr>
          <w:alias w:val="SmartCite Citation"/>
          <w:tag w:val="5a0031f8-ec22-495f-b417-4cd6b50b5c68:c7a10f2e-9056-4c8a-b10e-e37e9e688c6a,5a0031f8-ec22-495f-b417-4cd6b50b5c68:96ebae3b-9871-4b90-9874-4977c006f17a+"/>
          <w:id w:val="247461682"/>
          <w:placeholder>
            <w:docPart w:val="DefaultPlaceholder_-1854013440"/>
          </w:placeholder>
        </w:sdtPr>
        <w:sdtContent>
          <w:r w:rsidR="00893991" w:rsidRPr="0079397B">
            <w:rPr>
              <w:rFonts w:ascii="Arial" w:eastAsia="Times New Roman" w:hAnsi="Arial" w:cs="Arial"/>
            </w:rPr>
            <w:t>(Jenett et al., 2012; Dionne et al., 2018)</w:t>
          </w:r>
        </w:sdtContent>
      </w:sdt>
      <w:r w:rsidR="004B416E" w:rsidRPr="0079397B">
        <w:rPr>
          <w:rFonts w:ascii="Arial" w:hAnsi="Arial" w:cs="Arial"/>
        </w:rPr>
        <w:t xml:space="preserve"> </w:t>
      </w:r>
      <w:r w:rsidRPr="0079397B">
        <w:rPr>
          <w:rFonts w:ascii="Arial" w:hAnsi="Arial" w:cs="Arial"/>
        </w:rPr>
        <w:t xml:space="preserve">is available for targeting </w:t>
      </w:r>
      <w:r w:rsidR="003157A3" w:rsidRPr="0079397B">
        <w:rPr>
          <w:rFonts w:ascii="Arial" w:hAnsi="Arial" w:cs="Arial"/>
        </w:rPr>
        <w:t xml:space="preserve">specific </w:t>
      </w:r>
      <w:r w:rsidRPr="0079397B">
        <w:rPr>
          <w:rFonts w:ascii="Arial" w:hAnsi="Arial" w:cs="Arial"/>
        </w:rPr>
        <w:t xml:space="preserve">circuits, </w:t>
      </w:r>
      <w:r w:rsidR="004F2E59" w:rsidRPr="0079397B">
        <w:rPr>
          <w:rFonts w:ascii="Arial" w:hAnsi="Arial" w:cs="Arial"/>
        </w:rPr>
        <w:t>as are</w:t>
      </w:r>
      <w:r w:rsidR="003157A3" w:rsidRPr="0079397B">
        <w:rPr>
          <w:rFonts w:ascii="Arial" w:hAnsi="Arial" w:cs="Arial"/>
        </w:rPr>
        <w:t xml:space="preserve"> a range of </w:t>
      </w:r>
      <w:r w:rsidRPr="0079397B">
        <w:rPr>
          <w:rFonts w:ascii="Arial" w:hAnsi="Arial" w:cs="Arial"/>
        </w:rPr>
        <w:t>UAS</w:t>
      </w:r>
      <w:r w:rsidR="00552F38" w:rsidRPr="0079397B">
        <w:rPr>
          <w:rFonts w:ascii="Arial" w:hAnsi="Arial" w:cs="Arial"/>
        </w:rPr>
        <w:t>-</w:t>
      </w:r>
      <w:r w:rsidRPr="0079397B">
        <w:rPr>
          <w:rFonts w:ascii="Arial" w:hAnsi="Arial" w:cs="Arial"/>
        </w:rPr>
        <w:t>opsins transgene</w:t>
      </w:r>
      <w:r w:rsidR="004F2E59" w:rsidRPr="0079397B">
        <w:rPr>
          <w:rFonts w:ascii="Arial" w:hAnsi="Arial" w:cs="Arial"/>
        </w:rPr>
        <w:t xml:space="preserve"> lines</w:t>
      </w:r>
      <w:r w:rsidRPr="0079397B">
        <w:rPr>
          <w:rFonts w:ascii="Arial" w:hAnsi="Arial" w:cs="Arial"/>
        </w:rPr>
        <w:t xml:space="preserve"> for </w:t>
      </w:r>
      <w:r w:rsidR="00552F38" w:rsidRPr="0079397B">
        <w:rPr>
          <w:rFonts w:ascii="Arial" w:hAnsi="Arial" w:cs="Arial"/>
        </w:rPr>
        <w:t xml:space="preserve">neuronal </w:t>
      </w:r>
      <w:r w:rsidRPr="0079397B">
        <w:rPr>
          <w:rFonts w:ascii="Arial" w:hAnsi="Arial" w:cs="Arial"/>
        </w:rPr>
        <w:t xml:space="preserve">activation </w:t>
      </w:r>
      <w:sdt>
        <w:sdtPr>
          <w:rPr>
            <w:rFonts w:ascii="Arial" w:hAnsi="Arial" w:cs="Arial"/>
          </w:rPr>
          <w:alias w:val="SmartCite Citation"/>
          <w:tag w:val="5a0031f8-ec22-495f-b417-4cd6b50b5c68:87f2a96a-dda5-4292-8b5f-a8cb1cb6e5cd,5a0031f8-ec22-495f-b417-4cd6b50b5c68:af079ebd-e8bd-4f76-9e65-6215816a51ff+"/>
          <w:id w:val="-1452319078"/>
          <w:placeholder>
            <w:docPart w:val="DefaultPlaceholder_-1854013440"/>
          </w:placeholder>
        </w:sdtPr>
        <w:sdtContent>
          <w:r w:rsidR="00893991" w:rsidRPr="0079397B">
            <w:rPr>
              <w:rFonts w:ascii="Arial" w:eastAsia="Times New Roman" w:hAnsi="Arial" w:cs="Arial"/>
            </w:rPr>
            <w:t xml:space="preserve">(Pulver et al., 2009; </w:t>
          </w:r>
          <w:proofErr w:type="spellStart"/>
          <w:r w:rsidR="00893991" w:rsidRPr="0079397B">
            <w:rPr>
              <w:rFonts w:ascii="Arial" w:eastAsia="Times New Roman" w:hAnsi="Arial" w:cs="Arial"/>
            </w:rPr>
            <w:t>Klapoetke</w:t>
          </w:r>
          <w:proofErr w:type="spellEnd"/>
          <w:r w:rsidR="00893991" w:rsidRPr="0079397B">
            <w:rPr>
              <w:rFonts w:ascii="Arial" w:eastAsia="Times New Roman" w:hAnsi="Arial" w:cs="Arial"/>
            </w:rPr>
            <w:t xml:space="preserve"> et al., 2014)</w:t>
          </w:r>
        </w:sdtContent>
      </w:sdt>
      <w:r w:rsidR="00E02247" w:rsidRPr="0079397B">
        <w:rPr>
          <w:rFonts w:ascii="Arial" w:hAnsi="Arial" w:cs="Arial"/>
        </w:rPr>
        <w:t xml:space="preserve"> </w:t>
      </w:r>
      <w:r w:rsidRPr="0079397B">
        <w:rPr>
          <w:rFonts w:ascii="Arial" w:hAnsi="Arial" w:cs="Arial"/>
        </w:rPr>
        <w:t>or inhibition</w:t>
      </w:r>
      <w:r w:rsidR="00552F38" w:rsidRPr="0079397B">
        <w:rPr>
          <w:rFonts w:ascii="Arial" w:hAnsi="Arial" w:cs="Arial"/>
        </w:rPr>
        <w:t xml:space="preserve"> </w:t>
      </w:r>
      <w:sdt>
        <w:sdtPr>
          <w:rPr>
            <w:rFonts w:ascii="Arial" w:hAnsi="Arial" w:cs="Arial"/>
          </w:rPr>
          <w:alias w:val="SmartCite Citation"/>
          <w:tag w:val="5a0031f8-ec22-495f-b417-4cd6b50b5c68:071e7b38-b920-4993-a63e-101c9e682971+"/>
          <w:id w:val="939414304"/>
          <w:placeholder>
            <w:docPart w:val="DefaultPlaceholder_-1854013440"/>
          </w:placeholder>
        </w:sdtPr>
        <w:sdtContent>
          <w:r w:rsidR="00893991" w:rsidRPr="0079397B">
            <w:rPr>
              <w:rFonts w:ascii="Arial" w:eastAsia="Times New Roman" w:hAnsi="Arial" w:cs="Arial"/>
            </w:rPr>
            <w:t>(Mohammad et al., 2017)</w:t>
          </w:r>
        </w:sdtContent>
      </w:sdt>
      <w:r w:rsidRPr="0079397B">
        <w:rPr>
          <w:rFonts w:ascii="Arial" w:hAnsi="Arial" w:cs="Arial"/>
        </w:rPr>
        <w:t>.</w:t>
      </w:r>
      <w:r w:rsidR="00065D5E" w:rsidRPr="0079397B">
        <w:rPr>
          <w:rFonts w:ascii="Arial" w:hAnsi="Arial" w:cs="Arial"/>
        </w:rPr>
        <w:t xml:space="preserve"> </w:t>
      </w:r>
      <w:r w:rsidRPr="0079397B">
        <w:rPr>
          <w:rFonts w:ascii="Arial" w:hAnsi="Arial" w:cs="Arial"/>
        </w:rPr>
        <w:t>Many of these tools are available at little to no cost through the</w:t>
      </w:r>
      <w:r w:rsidR="00065D5E" w:rsidRPr="0079397B">
        <w:rPr>
          <w:rFonts w:ascii="Arial" w:hAnsi="Arial" w:cs="Arial"/>
        </w:rPr>
        <w:t xml:space="preserve"> </w:t>
      </w:r>
      <w:r w:rsidRPr="0079397B">
        <w:rPr>
          <w:rFonts w:ascii="Arial" w:hAnsi="Arial" w:cs="Arial"/>
          <w:i/>
          <w:iCs/>
        </w:rPr>
        <w:t>Drosophila</w:t>
      </w:r>
      <w:r w:rsidR="00065D5E" w:rsidRPr="0079397B">
        <w:rPr>
          <w:rFonts w:ascii="Arial" w:hAnsi="Arial" w:cs="Arial"/>
        </w:rPr>
        <w:t xml:space="preserve"> </w:t>
      </w:r>
      <w:r w:rsidRPr="0079397B">
        <w:rPr>
          <w:rFonts w:ascii="Arial" w:hAnsi="Arial" w:cs="Arial"/>
        </w:rPr>
        <w:t>research community and the Bloomington</w:t>
      </w:r>
      <w:r w:rsidR="00065D5E" w:rsidRPr="0079397B">
        <w:rPr>
          <w:rFonts w:ascii="Arial" w:hAnsi="Arial" w:cs="Arial"/>
        </w:rPr>
        <w:t xml:space="preserve"> </w:t>
      </w:r>
      <w:r w:rsidRPr="0079397B">
        <w:rPr>
          <w:rFonts w:ascii="Arial" w:hAnsi="Arial" w:cs="Arial"/>
        </w:rPr>
        <w:t>Drosophila</w:t>
      </w:r>
      <w:r w:rsidR="00065D5E" w:rsidRPr="0079397B">
        <w:rPr>
          <w:rFonts w:ascii="Arial" w:hAnsi="Arial" w:cs="Arial"/>
        </w:rPr>
        <w:t xml:space="preserve"> </w:t>
      </w:r>
      <w:r w:rsidRPr="0079397B">
        <w:rPr>
          <w:rFonts w:ascii="Arial" w:hAnsi="Arial" w:cs="Arial"/>
        </w:rPr>
        <w:t>Stock Center</w:t>
      </w:r>
      <w:r w:rsidR="00E02247" w:rsidRPr="0079397B">
        <w:rPr>
          <w:rFonts w:ascii="Arial" w:hAnsi="Arial" w:cs="Arial"/>
        </w:rPr>
        <w:t>.</w:t>
      </w:r>
      <w:r w:rsidR="00C0270D" w:rsidRPr="0079397B">
        <w:rPr>
          <w:rFonts w:ascii="Arial" w:hAnsi="Arial" w:cs="Arial"/>
        </w:rPr>
        <w:t xml:space="preserve"> </w:t>
      </w:r>
      <w:r w:rsidR="003157A3" w:rsidRPr="0079397B">
        <w:rPr>
          <w:rFonts w:ascii="Arial" w:hAnsi="Arial" w:cs="Arial"/>
        </w:rPr>
        <w:t>In addition</w:t>
      </w:r>
      <w:r w:rsidR="004A28C5" w:rsidRPr="0079397B">
        <w:rPr>
          <w:rFonts w:ascii="Arial" w:hAnsi="Arial" w:cs="Arial"/>
        </w:rPr>
        <w:t xml:space="preserve">, open-source tools for automated fly tracking and behavior scoring </w:t>
      </w:r>
      <w:sdt>
        <w:sdtPr>
          <w:rPr>
            <w:rFonts w:ascii="Arial" w:hAnsi="Arial" w:cs="Arial"/>
          </w:rPr>
          <w:alias w:val="SmartCite Citation"/>
          <w:tag w:val="5a0031f8-ec22-495f-b417-4cd6b50b5c68:5cf9e617-0e00-4588-b664-dedf8021a5fc,5a0031f8-ec22-495f-b417-4cd6b50b5c68:df5925ce-d0ff-4b1b-ad21-da837f577a98,5a0031f8-ec22-495f-b417-4cd6b50b5c68:fa20d232-cde8-4d48-911a-07fc8768fe9a+"/>
          <w:id w:val="636453308"/>
          <w:placeholder>
            <w:docPart w:val="BEB488DAB565C14684B92F3DF232E26A"/>
          </w:placeholder>
        </w:sdtPr>
        <w:sdtContent>
          <w:r w:rsidR="00893991" w:rsidRPr="0079397B">
            <w:rPr>
              <w:rFonts w:ascii="Arial" w:eastAsia="Times New Roman" w:hAnsi="Arial" w:cs="Arial"/>
            </w:rPr>
            <w:t>(Kabra et al., 2013; Eyjólfsdóttir et al., 2014; Pereira et al., 2019)</w:t>
          </w:r>
        </w:sdtContent>
      </w:sdt>
      <w:r w:rsidR="004A28C5" w:rsidRPr="0079397B">
        <w:rPr>
          <w:rFonts w:ascii="Arial" w:hAnsi="Arial" w:cs="Arial"/>
        </w:rPr>
        <w:t xml:space="preserve"> </w:t>
      </w:r>
      <w:r w:rsidR="00791A9B" w:rsidRPr="0079397B">
        <w:rPr>
          <w:rFonts w:ascii="Arial" w:hAnsi="Arial" w:cs="Arial"/>
        </w:rPr>
        <w:t>provide an unbiased and reproducible means of analyzing behavioral data across student groups</w:t>
      </w:r>
      <w:r w:rsidR="004A28C5" w:rsidRPr="0079397B">
        <w:rPr>
          <w:rFonts w:ascii="Arial" w:hAnsi="Arial" w:cs="Arial"/>
        </w:rPr>
        <w:t xml:space="preserve">, facilitating collaborative </w:t>
      </w:r>
      <w:r w:rsidR="003157A3" w:rsidRPr="0079397B">
        <w:rPr>
          <w:rFonts w:ascii="Arial" w:hAnsi="Arial" w:cs="Arial"/>
        </w:rPr>
        <w:t>inquiry</w:t>
      </w:r>
      <w:r w:rsidR="004A28C5" w:rsidRPr="0079397B">
        <w:rPr>
          <w:rFonts w:ascii="Arial" w:hAnsi="Arial" w:cs="Arial"/>
        </w:rPr>
        <w:t>.</w:t>
      </w:r>
      <w:r w:rsidR="00C22755" w:rsidRPr="0079397B">
        <w:rPr>
          <w:rFonts w:ascii="Arial" w:hAnsi="Arial" w:cs="Arial"/>
        </w:rPr>
        <w:t xml:space="preserve"> These features make </w:t>
      </w:r>
      <w:r w:rsidR="00C22755" w:rsidRPr="0079397B">
        <w:rPr>
          <w:rFonts w:ascii="Arial" w:hAnsi="Arial" w:cs="Arial"/>
          <w:i/>
          <w:iCs/>
        </w:rPr>
        <w:t>Drosophila</w:t>
      </w:r>
      <w:r w:rsidR="00C22755" w:rsidRPr="0079397B">
        <w:rPr>
          <w:rFonts w:ascii="Arial" w:hAnsi="Arial" w:cs="Arial"/>
        </w:rPr>
        <w:t xml:space="preserve"> an ideal system for implementing hands-on, inquiry-based neuroscience activities using optogenetics to help students understand how neural circuits give rise to behavior.</w:t>
      </w:r>
    </w:p>
    <w:p w14:paraId="20EB774F" w14:textId="77777777" w:rsidR="0057355A" w:rsidRPr="0079397B" w:rsidRDefault="0057355A" w:rsidP="00CE56E2">
      <w:pPr>
        <w:spacing w:line="360" w:lineRule="auto"/>
        <w:rPr>
          <w:rFonts w:ascii="Arial" w:hAnsi="Arial" w:cs="Arial"/>
        </w:rPr>
      </w:pPr>
    </w:p>
    <w:p w14:paraId="1F816531" w14:textId="619C7AC1" w:rsidR="000B26C2" w:rsidRPr="0079397B" w:rsidRDefault="001E6522" w:rsidP="003157A3">
      <w:pPr>
        <w:spacing w:line="360" w:lineRule="auto"/>
        <w:rPr>
          <w:rFonts w:ascii="Arial" w:hAnsi="Arial" w:cs="Arial"/>
        </w:rPr>
      </w:pPr>
      <w:r w:rsidRPr="0079397B">
        <w:rPr>
          <w:rFonts w:ascii="Arial" w:hAnsi="Arial" w:cs="Arial"/>
        </w:rPr>
        <w:lastRenderedPageBreak/>
        <w:t xml:space="preserve">Red-shifted opsins such as </w:t>
      </w:r>
      <w:proofErr w:type="spellStart"/>
      <w:r w:rsidRPr="0079397B">
        <w:rPr>
          <w:rFonts w:ascii="Arial" w:hAnsi="Arial" w:cs="Arial"/>
        </w:rPr>
        <w:t>CsChrimson</w:t>
      </w:r>
      <w:proofErr w:type="spellEnd"/>
      <w:r w:rsidRPr="0079397B">
        <w:rPr>
          <w:rFonts w:ascii="Arial" w:hAnsi="Arial" w:cs="Arial"/>
        </w:rPr>
        <w:t xml:space="preserve">, which are activated by red light that readily penetrates the adult cuticle </w:t>
      </w:r>
      <w:sdt>
        <w:sdtPr>
          <w:rPr>
            <w:rFonts w:ascii="Arial" w:hAnsi="Arial" w:cs="Arial"/>
          </w:rPr>
          <w:alias w:val="SmartCite Citation"/>
          <w:tag w:val="5a0031f8-ec22-495f-b417-4cd6b50b5c68:af079ebd-e8bd-4f76-9e65-6215816a51ff,5a0031f8-ec22-495f-b417-4cd6b50b5c68:0226a360-e488-463c-81a2-bf46aa9dac21+"/>
          <w:id w:val="556662591"/>
          <w:placeholder>
            <w:docPart w:val="DefaultPlaceholder_-1854013440"/>
          </w:placeholder>
        </w:sdtPr>
        <w:sdtContent>
          <w:r w:rsidR="00893991" w:rsidRPr="0079397B">
            <w:rPr>
              <w:rFonts w:ascii="Arial" w:eastAsia="Times New Roman" w:hAnsi="Arial" w:cs="Arial"/>
            </w:rPr>
            <w:t xml:space="preserve">(Inagaki et al., 2013; </w:t>
          </w:r>
          <w:proofErr w:type="spellStart"/>
          <w:r w:rsidR="00893991" w:rsidRPr="0079397B">
            <w:rPr>
              <w:rFonts w:ascii="Arial" w:eastAsia="Times New Roman" w:hAnsi="Arial" w:cs="Arial"/>
            </w:rPr>
            <w:t>Klapoetke</w:t>
          </w:r>
          <w:proofErr w:type="spellEnd"/>
          <w:r w:rsidR="00893991" w:rsidRPr="0079397B">
            <w:rPr>
              <w:rFonts w:ascii="Arial" w:eastAsia="Times New Roman" w:hAnsi="Arial" w:cs="Arial"/>
            </w:rPr>
            <w:t xml:space="preserve"> et al., 2014)</w:t>
          </w:r>
        </w:sdtContent>
      </w:sdt>
      <w:r w:rsidR="0057355A" w:rsidRPr="0079397B">
        <w:rPr>
          <w:rFonts w:ascii="Arial" w:hAnsi="Arial" w:cs="Arial"/>
        </w:rPr>
        <w:t xml:space="preserve">, </w:t>
      </w:r>
      <w:r w:rsidR="00A26AAA" w:rsidRPr="0079397B">
        <w:rPr>
          <w:rFonts w:ascii="Arial" w:hAnsi="Arial" w:cs="Arial"/>
        </w:rPr>
        <w:t>make</w:t>
      </w:r>
      <w:r w:rsidRPr="0079397B">
        <w:rPr>
          <w:rFonts w:ascii="Arial" w:hAnsi="Arial" w:cs="Arial"/>
        </w:rPr>
        <w:t xml:space="preserve"> it possible to perform optogenetic experiments in freely behaving adult </w:t>
      </w:r>
      <w:r w:rsidRPr="0079397B">
        <w:rPr>
          <w:rFonts w:ascii="Arial" w:hAnsi="Arial" w:cs="Arial"/>
          <w:i/>
          <w:iCs/>
        </w:rPr>
        <w:t>Drosophila</w:t>
      </w:r>
      <w:r w:rsidR="003157A3" w:rsidRPr="0079397B">
        <w:rPr>
          <w:rFonts w:ascii="Arial" w:hAnsi="Arial" w:cs="Arial"/>
        </w:rPr>
        <w:t>. This expands the range of behaviors accessible for study in teaching labs and avoids the need for invasive preparation</w:t>
      </w:r>
      <w:r w:rsidR="00B34A32" w:rsidRPr="0079397B">
        <w:rPr>
          <w:rFonts w:ascii="Arial" w:hAnsi="Arial" w:cs="Arial"/>
        </w:rPr>
        <w:t>s</w:t>
      </w:r>
      <w:r w:rsidR="003157A3" w:rsidRPr="0079397B">
        <w:rPr>
          <w:rFonts w:ascii="Arial" w:hAnsi="Arial" w:cs="Arial"/>
        </w:rPr>
        <w:t>. Undergraduate lab courses have leveraged this approach to examine the neural control of escape responses, locomotion, and gustatory perception</w:t>
      </w:r>
      <w:r w:rsidR="0057355A" w:rsidRPr="0079397B">
        <w:rPr>
          <w:rFonts w:ascii="Arial" w:hAnsi="Arial" w:cs="Arial"/>
        </w:rPr>
        <w:t xml:space="preserve"> </w:t>
      </w:r>
      <w:sdt>
        <w:sdtPr>
          <w:rPr>
            <w:rFonts w:ascii="Arial" w:hAnsi="Arial" w:cs="Arial"/>
          </w:rPr>
          <w:alias w:val="SmartCite Citation"/>
          <w:tag w:val="5a0031f8-ec22-495f-b417-4cd6b50b5c68:1e383ec0-3a83-4184-9974-619a9a48428b,5a0031f8-ec22-495f-b417-4cd6b50b5c68:8565307f-0eb4-4442-b2eb-3b20077a60f9,5a0031f8-ec22-495f-b417-4cd6b50b5c68:83a11c97-059b-4b9e-a614-ff872c9410b9+"/>
          <w:id w:val="791715937"/>
          <w:placeholder>
            <w:docPart w:val="E4FA8C1DE8E7E7448958D71F5195F0AC"/>
          </w:placeholder>
        </w:sdtPr>
        <w:sdtContent>
          <w:r w:rsidR="00893991" w:rsidRPr="0079397B">
            <w:rPr>
              <w:rFonts w:ascii="Arial" w:eastAsia="Times New Roman" w:hAnsi="Arial" w:cs="Arial"/>
            </w:rPr>
            <w:t>(Titlow et al., 2015; Vilinsky et al., 2018; Fu et al., 2023)</w:t>
          </w:r>
        </w:sdtContent>
      </w:sdt>
      <w:r w:rsidR="00851470" w:rsidRPr="0079397B">
        <w:rPr>
          <w:rFonts w:ascii="Arial" w:hAnsi="Arial" w:cs="Arial"/>
        </w:rPr>
        <w:t xml:space="preserve">. </w:t>
      </w:r>
      <w:r w:rsidR="003157A3" w:rsidRPr="0079397B">
        <w:rPr>
          <w:rFonts w:ascii="Arial" w:hAnsi="Arial" w:cs="Arial"/>
        </w:rPr>
        <w:t xml:space="preserve">Here, we describe a lab activity </w:t>
      </w:r>
      <w:r w:rsidR="009D3BDA" w:rsidRPr="0079397B">
        <w:rPr>
          <w:rFonts w:ascii="Arial" w:hAnsi="Arial" w:cs="Arial"/>
        </w:rPr>
        <w:t xml:space="preserve">that uses </w:t>
      </w:r>
      <w:r w:rsidR="009D3BDA" w:rsidRPr="0079397B">
        <w:rPr>
          <w:rFonts w:ascii="Arial" w:hAnsi="Arial" w:cs="Arial"/>
          <w:i/>
          <w:iCs/>
        </w:rPr>
        <w:t>Drosophila</w:t>
      </w:r>
      <w:r w:rsidR="009D3BDA" w:rsidRPr="0079397B">
        <w:rPr>
          <w:rFonts w:ascii="Arial" w:hAnsi="Arial" w:cs="Arial"/>
        </w:rPr>
        <w:t xml:space="preserve"> optogenetics for</w:t>
      </w:r>
      <w:r w:rsidR="00CC39D4" w:rsidRPr="0079397B">
        <w:rPr>
          <w:rFonts w:ascii="Arial" w:hAnsi="Arial" w:cs="Arial"/>
        </w:rPr>
        <w:t xml:space="preserve"> students to investigate the neural basis of social behaviors</w:t>
      </w:r>
      <w:r w:rsidR="003157A3" w:rsidRPr="0079397B">
        <w:rPr>
          <w:rFonts w:ascii="Arial" w:hAnsi="Arial" w:cs="Arial"/>
        </w:rPr>
        <w:t xml:space="preserve">—specifically, </w:t>
      </w:r>
      <w:r w:rsidR="00CC39D4" w:rsidRPr="0079397B">
        <w:rPr>
          <w:rFonts w:ascii="Arial" w:hAnsi="Arial" w:cs="Arial"/>
        </w:rPr>
        <w:t xml:space="preserve">male </w:t>
      </w:r>
      <w:r w:rsidR="003157A3" w:rsidRPr="0079397B">
        <w:rPr>
          <w:rFonts w:ascii="Arial" w:hAnsi="Arial" w:cs="Arial"/>
        </w:rPr>
        <w:t xml:space="preserve">aggression and courtship. </w:t>
      </w:r>
      <w:r w:rsidR="00176D63" w:rsidRPr="0079397B">
        <w:rPr>
          <w:rFonts w:ascii="Arial" w:hAnsi="Arial" w:cs="Arial"/>
        </w:rPr>
        <w:t>These</w:t>
      </w:r>
      <w:r w:rsidR="005A6B72" w:rsidRPr="0079397B">
        <w:rPr>
          <w:rFonts w:ascii="Arial" w:hAnsi="Arial" w:cs="Arial"/>
        </w:rPr>
        <w:t xml:space="preserve"> behavior</w:t>
      </w:r>
      <w:r w:rsidR="00176D63" w:rsidRPr="0079397B">
        <w:rPr>
          <w:rFonts w:ascii="Arial" w:hAnsi="Arial" w:cs="Arial"/>
        </w:rPr>
        <w:t>s</w:t>
      </w:r>
      <w:r w:rsidR="001A5AF8" w:rsidRPr="0079397B">
        <w:rPr>
          <w:rFonts w:ascii="Arial" w:hAnsi="Arial" w:cs="Arial"/>
        </w:rPr>
        <w:t xml:space="preserve"> </w:t>
      </w:r>
      <w:proofErr w:type="gramStart"/>
      <w:r w:rsidR="001A5AF8" w:rsidRPr="0079397B">
        <w:rPr>
          <w:rFonts w:ascii="Arial" w:hAnsi="Arial" w:cs="Arial"/>
        </w:rPr>
        <w:t>consists</w:t>
      </w:r>
      <w:proofErr w:type="gramEnd"/>
      <w:r w:rsidR="001A5AF8" w:rsidRPr="0079397B">
        <w:rPr>
          <w:rFonts w:ascii="Arial" w:hAnsi="Arial" w:cs="Arial"/>
        </w:rPr>
        <w:t xml:space="preserve"> of a stereotyped </w:t>
      </w:r>
      <w:r w:rsidR="005A6B72" w:rsidRPr="0079397B">
        <w:rPr>
          <w:rFonts w:ascii="Arial" w:hAnsi="Arial" w:cs="Arial"/>
        </w:rPr>
        <w:t>set</w:t>
      </w:r>
      <w:r w:rsidR="001A5AF8" w:rsidRPr="0079397B">
        <w:rPr>
          <w:rFonts w:ascii="Arial" w:hAnsi="Arial" w:cs="Arial"/>
        </w:rPr>
        <w:t xml:space="preserve"> of actions </w:t>
      </w:r>
      <w:sdt>
        <w:sdtPr>
          <w:rPr>
            <w:rFonts w:ascii="Arial" w:hAnsi="Arial" w:cs="Arial"/>
          </w:rPr>
          <w:alias w:val="SmartCite Citation"/>
          <w:tag w:val="5a0031f8-ec22-495f-b417-4cd6b50b5c68:c3cd4fbc-8d36-44a6-a361-bebcf21f4146,5a0031f8-ec22-495f-b417-4cd6b50b5c68:8fe11223-f203-4ffe-805f-1c9e7ef84b06+"/>
          <w:id w:val="2019188430"/>
          <w:placeholder>
            <w:docPart w:val="DefaultPlaceholder_-1854013440"/>
          </w:placeholder>
        </w:sdtPr>
        <w:sdtContent>
          <w:r w:rsidR="00893991" w:rsidRPr="0079397B">
            <w:rPr>
              <w:rFonts w:ascii="Arial" w:eastAsia="Times New Roman" w:hAnsi="Arial" w:cs="Arial"/>
            </w:rPr>
            <w:t>(Hall, 1994; Chen et al., 2002)</w:t>
          </w:r>
        </w:sdtContent>
      </w:sdt>
      <w:r w:rsidR="007B77DA" w:rsidRPr="0079397B">
        <w:rPr>
          <w:rFonts w:ascii="Arial" w:hAnsi="Arial" w:cs="Arial"/>
        </w:rPr>
        <w:t xml:space="preserve"> </w:t>
      </w:r>
      <w:r w:rsidR="001A5AF8" w:rsidRPr="0079397B">
        <w:rPr>
          <w:rFonts w:ascii="Arial" w:hAnsi="Arial" w:cs="Arial"/>
        </w:rPr>
        <w:t xml:space="preserve">that students can quickly learn to </w:t>
      </w:r>
      <w:r w:rsidR="00CF2329" w:rsidRPr="0079397B">
        <w:rPr>
          <w:rFonts w:ascii="Arial" w:hAnsi="Arial" w:cs="Arial"/>
        </w:rPr>
        <w:t>recognize,</w:t>
      </w:r>
      <w:r w:rsidR="005A6B72" w:rsidRPr="0079397B">
        <w:rPr>
          <w:rFonts w:ascii="Arial" w:hAnsi="Arial" w:cs="Arial"/>
        </w:rPr>
        <w:t xml:space="preserve"> and which can be scored with </w:t>
      </w:r>
      <w:r w:rsidR="00A26AAA" w:rsidRPr="0079397B">
        <w:rPr>
          <w:rFonts w:ascii="Arial" w:hAnsi="Arial" w:cs="Arial"/>
        </w:rPr>
        <w:t>machine-learning-based</w:t>
      </w:r>
      <w:r w:rsidR="003C5D45" w:rsidRPr="0079397B">
        <w:rPr>
          <w:rFonts w:ascii="Arial" w:hAnsi="Arial" w:cs="Arial"/>
        </w:rPr>
        <w:t xml:space="preserve"> </w:t>
      </w:r>
      <w:r w:rsidR="00EE4537" w:rsidRPr="0079397B">
        <w:rPr>
          <w:rFonts w:ascii="Arial" w:hAnsi="Arial" w:cs="Arial"/>
        </w:rPr>
        <w:t>classifiers</w:t>
      </w:r>
      <w:r w:rsidR="003C5D45" w:rsidRPr="0079397B">
        <w:rPr>
          <w:rFonts w:ascii="Arial" w:hAnsi="Arial" w:cs="Arial"/>
        </w:rPr>
        <w:t xml:space="preserve"> </w:t>
      </w:r>
      <w:sdt>
        <w:sdtPr>
          <w:rPr>
            <w:rFonts w:ascii="Arial" w:hAnsi="Arial" w:cs="Arial"/>
          </w:rPr>
          <w:alias w:val="SmartCite Citation"/>
          <w:tag w:val="5a0031f8-ec22-495f-b417-4cd6b50b5c68:b9a87c30-29c8-45c9-b160-c5058faa0968,5a0031f8-ec22-495f-b417-4cd6b50b5c68:95cd8ce4-935a-420e-920a-bed9e3c86057,5a0031f8-ec22-495f-b417-4cd6b50b5c68:e5bb3fb6-f539-4eda-9066-bd98f1a53660,5a0031f8-ec22-495f-b417-4cd6b50b5c68:df5925ce-d0ff-4b1b-ad21-da837f577a98+"/>
          <w:id w:val="1956056340"/>
          <w:placeholder>
            <w:docPart w:val="DefaultPlaceholder_-1854013440"/>
          </w:placeholder>
        </w:sdtPr>
        <w:sdtContent>
          <w:r w:rsidR="00893991" w:rsidRPr="0079397B">
            <w:rPr>
              <w:rFonts w:ascii="Arial" w:eastAsia="Times New Roman" w:hAnsi="Arial" w:cs="Arial"/>
            </w:rPr>
            <w:t>(Dankert et al., 2009; Kabra et al., 2013; Chowdhury et al., 2021; Yadav et al., 2025)</w:t>
          </w:r>
        </w:sdtContent>
      </w:sdt>
      <w:r w:rsidR="007B77DA" w:rsidRPr="0079397B">
        <w:rPr>
          <w:rFonts w:ascii="Arial" w:hAnsi="Arial" w:cs="Arial"/>
        </w:rPr>
        <w:t>.</w:t>
      </w:r>
      <w:r w:rsidR="001A5AF8" w:rsidRPr="0079397B">
        <w:rPr>
          <w:rFonts w:ascii="Arial" w:hAnsi="Arial" w:cs="Arial"/>
        </w:rPr>
        <w:t xml:space="preserve"> </w:t>
      </w:r>
      <w:r w:rsidR="00566165" w:rsidRPr="0079397B">
        <w:rPr>
          <w:rFonts w:ascii="Arial" w:hAnsi="Arial" w:cs="Arial"/>
        </w:rPr>
        <w:t>Recent work has advanced our understanding of the neural circuits</w:t>
      </w:r>
      <w:r w:rsidR="003157A3" w:rsidRPr="0079397B">
        <w:rPr>
          <w:rFonts w:ascii="Arial" w:hAnsi="Arial" w:cs="Arial"/>
        </w:rPr>
        <w:t xml:space="preserve"> that underlie </w:t>
      </w:r>
      <w:r w:rsidR="00C30E51" w:rsidRPr="0079397B">
        <w:rPr>
          <w:rFonts w:ascii="Arial" w:hAnsi="Arial" w:cs="Arial"/>
        </w:rPr>
        <w:t>male aggression and courtship</w:t>
      </w:r>
      <w:r w:rsidR="003157A3" w:rsidRPr="0079397B">
        <w:rPr>
          <w:rFonts w:ascii="Arial" w:hAnsi="Arial" w:cs="Arial"/>
        </w:rPr>
        <w:t xml:space="preserve">, including the sensory inputs that trigger them, motor pathways that produce them, and </w:t>
      </w:r>
      <w:proofErr w:type="spellStart"/>
      <w:r w:rsidR="003157A3" w:rsidRPr="0079397B">
        <w:rPr>
          <w:rFonts w:ascii="Arial" w:hAnsi="Arial" w:cs="Arial"/>
        </w:rPr>
        <w:t>neuromodulatory</w:t>
      </w:r>
      <w:proofErr w:type="spellEnd"/>
      <w:r w:rsidR="003157A3" w:rsidRPr="0079397B">
        <w:rPr>
          <w:rFonts w:ascii="Arial" w:hAnsi="Arial" w:cs="Arial"/>
        </w:rPr>
        <w:t xml:space="preserve"> systems that regulate internal states like motivation and arousal </w:t>
      </w:r>
      <w:sdt>
        <w:sdtPr>
          <w:rPr>
            <w:rFonts w:ascii="Arial" w:hAnsi="Arial" w:cs="Arial"/>
          </w:rPr>
          <w:alias w:val="SmartCite Citation"/>
          <w:tag w:val="5a0031f8-ec22-495f-b417-4cd6b50b5c68:b628f055-bc44-4382-8bcc-437ab7f8d93c,5a0031f8-ec22-495f-b417-4cd6b50b5c68:eca99607-896d-407d-8676-8837a4eafd05,5a0031f8-ec22-495f-b417-4cd6b50b5c68:b9ec38f6-699a-4edb-a37e-0d90db006d13+"/>
          <w:id w:val="14819831"/>
          <w:placeholder>
            <w:docPart w:val="DefaultPlaceholder_-1854013440"/>
          </w:placeholder>
        </w:sdtPr>
        <w:sdtContent>
          <w:r w:rsidR="00893991" w:rsidRPr="0079397B">
            <w:rPr>
              <w:rFonts w:ascii="Arial" w:eastAsia="Times New Roman" w:hAnsi="Arial" w:cs="Arial"/>
            </w:rPr>
            <w:t>(Auer and Benton, 2016; Hoopfer, 2016; Lee and Wu, 2020)</w:t>
          </w:r>
        </w:sdtContent>
      </w:sdt>
      <w:r w:rsidR="003157A3" w:rsidRPr="0079397B">
        <w:rPr>
          <w:rFonts w:ascii="Arial" w:hAnsi="Arial" w:cs="Arial"/>
        </w:rPr>
        <w:t>.</w:t>
      </w:r>
      <w:r w:rsidR="00504270" w:rsidRPr="0079397B">
        <w:rPr>
          <w:rFonts w:ascii="Arial" w:hAnsi="Arial" w:cs="Arial"/>
          <w:color w:val="000000"/>
          <w:sz w:val="27"/>
          <w:szCs w:val="27"/>
          <w:rPrChange w:id="0" w:author="Eric Hoopfer" w:date="2025-11-08T14:22:00Z" w16du:dateUtc="2025-11-08T20:22:00Z">
            <w:rPr>
              <w:rFonts w:ascii="-webkit-standard" w:hAnsi="-webkit-standard"/>
              <w:color w:val="000000"/>
              <w:sz w:val="27"/>
              <w:szCs w:val="27"/>
            </w:rPr>
          </w:rPrChange>
        </w:rPr>
        <w:t xml:space="preserve"> </w:t>
      </w:r>
      <w:r w:rsidR="00504270" w:rsidRPr="0079397B">
        <w:rPr>
          <w:rFonts w:ascii="Arial" w:hAnsi="Arial" w:cs="Arial"/>
        </w:rPr>
        <w:t>This well-</w:t>
      </w:r>
      <w:r w:rsidR="00566165" w:rsidRPr="0079397B">
        <w:rPr>
          <w:rFonts w:ascii="Arial" w:hAnsi="Arial" w:cs="Arial"/>
        </w:rPr>
        <w:t>studied</w:t>
      </w:r>
      <w:r w:rsidR="00504270" w:rsidRPr="0079397B">
        <w:rPr>
          <w:rFonts w:ascii="Arial" w:hAnsi="Arial" w:cs="Arial"/>
        </w:rPr>
        <w:t xml:space="preserve"> circuitry provides an excellent framework for helping students understand how specific neuronal populations generate complex behaviors.</w:t>
      </w:r>
    </w:p>
    <w:p w14:paraId="621C4C99" w14:textId="77777777" w:rsidR="000B26C2" w:rsidRPr="0079397B" w:rsidRDefault="000B26C2" w:rsidP="001A5AF8">
      <w:pPr>
        <w:spacing w:line="360" w:lineRule="auto"/>
        <w:rPr>
          <w:rFonts w:ascii="Arial" w:hAnsi="Arial" w:cs="Arial"/>
        </w:rPr>
      </w:pPr>
    </w:p>
    <w:p w14:paraId="124FCABB" w14:textId="66B336D2" w:rsidR="000B26C2" w:rsidRPr="0079397B" w:rsidRDefault="000B26C2" w:rsidP="001A5AF8">
      <w:pPr>
        <w:spacing w:line="360" w:lineRule="auto"/>
        <w:rPr>
          <w:rFonts w:ascii="Arial" w:hAnsi="Arial" w:cs="Arial"/>
        </w:rPr>
      </w:pPr>
      <w:r w:rsidRPr="0079397B">
        <w:rPr>
          <w:rFonts w:ascii="Arial" w:hAnsi="Arial" w:cs="Arial"/>
        </w:rPr>
        <w:t xml:space="preserve">A key node in </w:t>
      </w:r>
      <w:r w:rsidR="005A6B72" w:rsidRPr="0079397B">
        <w:rPr>
          <w:rFonts w:ascii="Arial" w:hAnsi="Arial" w:cs="Arial"/>
        </w:rPr>
        <w:t>th</w:t>
      </w:r>
      <w:r w:rsidR="00BA0D12" w:rsidRPr="0079397B">
        <w:rPr>
          <w:rFonts w:ascii="Arial" w:hAnsi="Arial" w:cs="Arial"/>
        </w:rPr>
        <w:t xml:space="preserve">e </w:t>
      </w:r>
      <w:r w:rsidR="00D007C3" w:rsidRPr="0079397B">
        <w:rPr>
          <w:rFonts w:ascii="Arial" w:hAnsi="Arial" w:cs="Arial"/>
        </w:rPr>
        <w:t>circuitry</w:t>
      </w:r>
      <w:r w:rsidR="00BA0D12" w:rsidRPr="0079397B">
        <w:rPr>
          <w:rFonts w:ascii="Arial" w:hAnsi="Arial" w:cs="Arial"/>
        </w:rPr>
        <w:t xml:space="preserve"> that </w:t>
      </w:r>
      <w:r w:rsidR="00D007C3" w:rsidRPr="0079397B">
        <w:rPr>
          <w:rFonts w:ascii="Arial" w:hAnsi="Arial" w:cs="Arial"/>
        </w:rPr>
        <w:t>regulates</w:t>
      </w:r>
      <w:r w:rsidR="00BA0D12" w:rsidRPr="0079397B">
        <w:rPr>
          <w:rFonts w:ascii="Arial" w:hAnsi="Arial" w:cs="Arial"/>
        </w:rPr>
        <w:t xml:space="preserve"> male social behavior </w:t>
      </w:r>
      <w:r w:rsidR="005A6B72" w:rsidRPr="0079397B">
        <w:rPr>
          <w:rFonts w:ascii="Arial" w:hAnsi="Arial" w:cs="Arial"/>
        </w:rPr>
        <w:t>is the male-specific P1 neuro</w:t>
      </w:r>
      <w:r w:rsidR="00D007C3" w:rsidRPr="0079397B">
        <w:rPr>
          <w:rFonts w:ascii="Arial" w:hAnsi="Arial" w:cs="Arial"/>
        </w:rPr>
        <w:t>n population</w:t>
      </w:r>
      <w:r w:rsidR="005A6B72" w:rsidRPr="0079397B">
        <w:rPr>
          <w:rFonts w:ascii="Arial" w:hAnsi="Arial" w:cs="Arial"/>
        </w:rPr>
        <w:t>, which integrate</w:t>
      </w:r>
      <w:r w:rsidR="00D007C3" w:rsidRPr="0079397B">
        <w:rPr>
          <w:rFonts w:ascii="Arial" w:hAnsi="Arial" w:cs="Arial"/>
        </w:rPr>
        <w:t>s</w:t>
      </w:r>
      <w:r w:rsidR="005A6B72" w:rsidRPr="0079397B">
        <w:rPr>
          <w:rFonts w:ascii="Arial" w:hAnsi="Arial" w:cs="Arial"/>
        </w:rPr>
        <w:t xml:space="preserve"> female sensory cues and promotes courtship and aggression. </w:t>
      </w:r>
      <w:r w:rsidRPr="0079397B">
        <w:rPr>
          <w:rFonts w:ascii="Arial" w:hAnsi="Arial" w:cs="Arial"/>
        </w:rPr>
        <w:t xml:space="preserve">Optogenetic activation of P1 neurons elicits male courtship behaviors such as wing song, even in the absence of females </w:t>
      </w:r>
      <w:sdt>
        <w:sdtPr>
          <w:rPr>
            <w:rFonts w:ascii="Arial" w:hAnsi="Arial" w:cs="Arial"/>
          </w:rPr>
          <w:alias w:val="SmartCite Citation"/>
          <w:tag w:val="5a0031f8-ec22-495f-b417-4cd6b50b5c68:093ef7eb-a448-4a2f-b067-06b71e0b83b9,5a0031f8-ec22-495f-b417-4cd6b50b5c68:e6296286-5f82-4b22-9967-39d283304ae5+"/>
          <w:id w:val="1768818520"/>
          <w:placeholder>
            <w:docPart w:val="0DBE666F62FBCE419BB15349B989B720"/>
          </w:placeholder>
        </w:sdtPr>
        <w:sdtContent>
          <w:r w:rsidR="00893991" w:rsidRPr="0079397B">
            <w:rPr>
              <w:rFonts w:ascii="Arial" w:eastAsia="Times New Roman" w:hAnsi="Arial" w:cs="Arial"/>
            </w:rPr>
            <w:t>(Bath et al., 2014; Inagaki et al., 2014)</w:t>
          </w:r>
        </w:sdtContent>
      </w:sdt>
      <w:r w:rsidRPr="0079397B">
        <w:rPr>
          <w:rFonts w:ascii="Arial" w:hAnsi="Arial" w:cs="Arial"/>
        </w:rPr>
        <w:t xml:space="preserve">. </w:t>
      </w:r>
      <w:r w:rsidR="00BA0D12" w:rsidRPr="0079397B">
        <w:rPr>
          <w:rFonts w:ascii="Arial" w:eastAsia="Times New Roman" w:hAnsi="Arial" w:cs="Arial"/>
        </w:rPr>
        <w:t xml:space="preserve">In addition to triggering immediate behavioral responses, P1 activation also induces a persistent internal state of social arousal that promotes aggression and courtship depending on social context </w:t>
      </w:r>
      <w:sdt>
        <w:sdtPr>
          <w:rPr>
            <w:rFonts w:ascii="Arial" w:eastAsia="Times New Roman" w:hAnsi="Arial" w:cs="Arial"/>
          </w:rPr>
          <w:alias w:val="SmartCite Citation"/>
          <w:tag w:val="5a0031f8-ec22-495f-b417-4cd6b50b5c68:0982da0a-f072-455a-8c1d-9dd4895ab7d4,5a0031f8-ec22-495f-b417-4cd6b50b5c68:b6b4c5a2-a890-4c7a-9759-0980678a0e02+"/>
          <w:id w:val="-118693218"/>
          <w:placeholder>
            <w:docPart w:val="DefaultPlaceholder_-1854013440"/>
          </w:placeholder>
        </w:sdtPr>
        <w:sdtContent>
          <w:r w:rsidR="00893991" w:rsidRPr="0079397B">
            <w:rPr>
              <w:rFonts w:ascii="Arial" w:eastAsia="Times New Roman" w:hAnsi="Arial" w:cs="Arial"/>
            </w:rPr>
            <w:t>(Hoopfer et al., 2015; Jung et al., 2020)</w:t>
          </w:r>
        </w:sdtContent>
      </w:sdt>
      <w:r w:rsidR="00A24E15" w:rsidRPr="0079397B">
        <w:rPr>
          <w:rFonts w:ascii="Arial" w:eastAsia="Times New Roman" w:hAnsi="Arial" w:cs="Arial"/>
        </w:rPr>
        <w:t xml:space="preserve">. </w:t>
      </w:r>
      <w:r w:rsidR="00BA0D12" w:rsidRPr="0079397B">
        <w:rPr>
          <w:rFonts w:ascii="Arial" w:hAnsi="Arial" w:cs="Arial"/>
        </w:rPr>
        <w:t xml:space="preserve">Thus, </w:t>
      </w:r>
      <w:r w:rsidR="00BA0D12" w:rsidRPr="0079397B">
        <w:rPr>
          <w:rFonts w:ascii="Arial" w:eastAsia="Times New Roman" w:hAnsi="Arial" w:cs="Arial"/>
        </w:rPr>
        <w:t>o</w:t>
      </w:r>
      <w:r w:rsidR="00A24E15" w:rsidRPr="0079397B">
        <w:rPr>
          <w:rFonts w:ascii="Arial" w:eastAsia="Times New Roman" w:hAnsi="Arial" w:cs="Arial"/>
        </w:rPr>
        <w:t xml:space="preserve">ptogenetic activation of P1 neurons </w:t>
      </w:r>
      <w:r w:rsidR="00BA0D12" w:rsidRPr="0079397B">
        <w:rPr>
          <w:rFonts w:ascii="Arial" w:eastAsia="Times New Roman" w:hAnsi="Arial" w:cs="Arial"/>
        </w:rPr>
        <w:t xml:space="preserve">can provide students with a compelling demonstration of how neural circuits mediate both </w:t>
      </w:r>
      <w:r w:rsidR="00DF003F" w:rsidRPr="0079397B">
        <w:rPr>
          <w:rFonts w:ascii="Arial" w:eastAsia="Times New Roman" w:hAnsi="Arial" w:cs="Arial"/>
        </w:rPr>
        <w:t>acute</w:t>
      </w:r>
      <w:r w:rsidR="00BA0D12" w:rsidRPr="0079397B">
        <w:rPr>
          <w:rFonts w:ascii="Arial" w:eastAsia="Times New Roman" w:hAnsi="Arial" w:cs="Arial"/>
        </w:rPr>
        <w:t xml:space="preserve"> </w:t>
      </w:r>
      <w:r w:rsidR="00DF003F" w:rsidRPr="0079397B">
        <w:rPr>
          <w:rFonts w:ascii="Arial" w:eastAsia="Times New Roman" w:hAnsi="Arial" w:cs="Arial"/>
        </w:rPr>
        <w:t>behaviors</w:t>
      </w:r>
      <w:r w:rsidR="00BA0D12" w:rsidRPr="0079397B">
        <w:rPr>
          <w:rFonts w:ascii="Arial" w:eastAsia="Times New Roman" w:hAnsi="Arial" w:cs="Arial"/>
        </w:rPr>
        <w:t xml:space="preserve"> and longer-lasting, state-dependent behaviors.</w:t>
      </w:r>
    </w:p>
    <w:p w14:paraId="7925AC9F" w14:textId="77777777" w:rsidR="006E5A25" w:rsidRPr="0079397B" w:rsidRDefault="006E5A25" w:rsidP="00DB1173">
      <w:pPr>
        <w:spacing w:line="360" w:lineRule="auto"/>
        <w:rPr>
          <w:rFonts w:ascii="Arial" w:hAnsi="Arial" w:cs="Arial"/>
        </w:rPr>
      </w:pPr>
    </w:p>
    <w:p w14:paraId="69143BFC" w14:textId="3977FC40" w:rsidR="00103FDD" w:rsidRPr="0079397B" w:rsidRDefault="00103FDD" w:rsidP="00DB1173">
      <w:pPr>
        <w:spacing w:line="360" w:lineRule="auto"/>
        <w:rPr>
          <w:rFonts w:ascii="Arial" w:hAnsi="Arial" w:cs="Arial"/>
        </w:rPr>
      </w:pPr>
      <w:r w:rsidRPr="0079397B">
        <w:rPr>
          <w:rFonts w:ascii="Arial" w:hAnsi="Arial" w:cs="Arial"/>
        </w:rPr>
        <w:lastRenderedPageBreak/>
        <w:t xml:space="preserve">A major barrier to implementing optogenetics in the classroom is the cost of research-grade equipment, </w:t>
      </w:r>
      <w:r w:rsidR="00A6020A" w:rsidRPr="0079397B">
        <w:rPr>
          <w:rFonts w:ascii="Arial" w:hAnsi="Arial" w:cs="Arial"/>
        </w:rPr>
        <w:t xml:space="preserve">which typically includes machine vision cameras, optomechanical parts, and other expensive components </w:t>
      </w:r>
      <w:sdt>
        <w:sdtPr>
          <w:rPr>
            <w:rFonts w:ascii="Arial" w:hAnsi="Arial" w:cs="Arial"/>
          </w:rPr>
          <w:alias w:val="SmartCite Citation"/>
          <w:tag w:val="5a0031f8-ec22-495f-b417-4cd6b50b5c68:0226a360-e488-463c-81a2-bf46aa9dac21,5a0031f8-ec22-495f-b417-4cd6b50b5c68:6e2106ad-4403-4c68-b43e-52e493706f29+"/>
          <w:id w:val="-706015978"/>
          <w:placeholder>
            <w:docPart w:val="DefaultPlaceholder_-1854013440"/>
          </w:placeholder>
        </w:sdtPr>
        <w:sdtContent>
          <w:r w:rsidR="00893991" w:rsidRPr="0079397B">
            <w:rPr>
              <w:rFonts w:ascii="Arial" w:eastAsia="Times New Roman" w:hAnsi="Arial" w:cs="Arial"/>
            </w:rPr>
            <w:t>(Inagaki et al., 2013; Robie et al., 2017)</w:t>
          </w:r>
        </w:sdtContent>
      </w:sdt>
      <w:r w:rsidRPr="0079397B">
        <w:rPr>
          <w:rFonts w:ascii="Arial" w:hAnsi="Arial" w:cs="Arial"/>
        </w:rPr>
        <w:t xml:space="preserve">. </w:t>
      </w:r>
      <w:r w:rsidR="00A6020A" w:rsidRPr="0079397B">
        <w:rPr>
          <w:rFonts w:ascii="Arial" w:hAnsi="Arial" w:cs="Arial"/>
        </w:rPr>
        <w:t xml:space="preserve">To address this, we developed </w:t>
      </w:r>
      <w:proofErr w:type="spellStart"/>
      <w:r w:rsidR="00A6020A" w:rsidRPr="0079397B">
        <w:rPr>
          <w:rFonts w:ascii="Arial" w:hAnsi="Arial" w:cs="Arial"/>
        </w:rPr>
        <w:t>FlyRig</w:t>
      </w:r>
      <w:proofErr w:type="spellEnd"/>
      <w:r w:rsidR="00B841A5" w:rsidRPr="0079397B">
        <w:rPr>
          <w:rFonts w:ascii="Arial" w:hAnsi="Arial" w:cs="Arial"/>
        </w:rPr>
        <w:t>,</w:t>
      </w:r>
      <w:r w:rsidR="00B841A5" w:rsidRPr="0079397B">
        <w:rPr>
          <w:rFonts w:ascii="Arial" w:hAnsi="Arial" w:cs="Arial"/>
          <w:color w:val="000000"/>
          <w:sz w:val="27"/>
          <w:szCs w:val="27"/>
          <w:rPrChange w:id="1" w:author="Eric Hoopfer" w:date="2025-11-08T14:22:00Z" w16du:dateUtc="2025-11-08T20:22:00Z">
            <w:rPr>
              <w:rFonts w:ascii="-webkit-standard" w:hAnsi="-webkit-standard"/>
              <w:color w:val="000000"/>
              <w:sz w:val="27"/>
              <w:szCs w:val="27"/>
            </w:rPr>
          </w:rPrChange>
        </w:rPr>
        <w:t xml:space="preserve"> </w:t>
      </w:r>
      <w:r w:rsidR="00B841A5" w:rsidRPr="0079397B">
        <w:rPr>
          <w:rFonts w:ascii="Arial" w:hAnsi="Arial" w:cs="Arial"/>
        </w:rPr>
        <w:t>an affordable, open-source platform that combines optogenetic stimulation with synchronized video acquisition.</w:t>
      </w:r>
      <w:r w:rsidR="00A6020A" w:rsidRPr="0079397B">
        <w:rPr>
          <w:rFonts w:ascii="Arial" w:hAnsi="Arial" w:cs="Arial"/>
        </w:rPr>
        <w:t xml:space="preserve"> Each setup costs around $350</w:t>
      </w:r>
      <w:r w:rsidR="009B5EA7" w:rsidRPr="0079397B">
        <w:rPr>
          <w:rFonts w:ascii="Arial" w:hAnsi="Arial" w:cs="Arial"/>
        </w:rPr>
        <w:t xml:space="preserve"> to build</w:t>
      </w:r>
      <w:r w:rsidR="00A6020A" w:rsidRPr="0079397B">
        <w:rPr>
          <w:rFonts w:ascii="Arial" w:hAnsi="Arial" w:cs="Arial"/>
        </w:rPr>
        <w:t>, supports parallel recording of multiple flies, and is compatible with widely used computational tools for automated tracking and behavior scoring</w:t>
      </w:r>
      <w:r w:rsidR="00A26AAA" w:rsidRPr="0079397B">
        <w:rPr>
          <w:rFonts w:ascii="Arial" w:hAnsi="Arial" w:cs="Arial"/>
        </w:rPr>
        <w:t>,</w:t>
      </w:r>
      <w:r w:rsidR="00A6020A" w:rsidRPr="0079397B">
        <w:rPr>
          <w:rFonts w:ascii="Arial" w:hAnsi="Arial" w:cs="Arial"/>
        </w:rPr>
        <w:t xml:space="preserve"> such as </w:t>
      </w:r>
      <w:proofErr w:type="spellStart"/>
      <w:r w:rsidR="00A6020A" w:rsidRPr="0079397B">
        <w:rPr>
          <w:rFonts w:ascii="Arial" w:hAnsi="Arial" w:cs="Arial"/>
        </w:rPr>
        <w:t>FlyTracker</w:t>
      </w:r>
      <w:proofErr w:type="spellEnd"/>
      <w:r w:rsidR="00A6020A" w:rsidRPr="0079397B">
        <w:rPr>
          <w:rFonts w:ascii="Arial" w:hAnsi="Arial" w:cs="Arial"/>
        </w:rPr>
        <w:t xml:space="preserve"> </w:t>
      </w:r>
      <w:sdt>
        <w:sdtPr>
          <w:rPr>
            <w:rFonts w:ascii="Arial" w:hAnsi="Arial" w:cs="Arial"/>
          </w:rPr>
          <w:alias w:val="SmartCite Citation"/>
          <w:tag w:val="5a0031f8-ec22-495f-b417-4cd6b50b5c68:5cf9e617-0e00-4588-b664-dedf8021a5fc+"/>
          <w:id w:val="-97178491"/>
          <w:placeholder>
            <w:docPart w:val="DefaultPlaceholder_-1854013440"/>
          </w:placeholder>
        </w:sdtPr>
        <w:sdtContent>
          <w:r w:rsidR="00893991" w:rsidRPr="0079397B">
            <w:rPr>
              <w:rFonts w:ascii="Arial" w:eastAsia="Times New Roman" w:hAnsi="Arial" w:cs="Arial"/>
            </w:rPr>
            <w:t>(Eyjólfsdóttir et al., 2014)</w:t>
          </w:r>
        </w:sdtContent>
      </w:sdt>
      <w:r w:rsidR="006115EE" w:rsidRPr="0079397B">
        <w:rPr>
          <w:rFonts w:ascii="Arial" w:hAnsi="Arial" w:cs="Arial"/>
        </w:rPr>
        <w:t xml:space="preserve"> </w:t>
      </w:r>
      <w:r w:rsidR="00A6020A" w:rsidRPr="0079397B">
        <w:rPr>
          <w:rFonts w:ascii="Arial" w:hAnsi="Arial" w:cs="Arial"/>
        </w:rPr>
        <w:t xml:space="preserve">and JAABA </w:t>
      </w:r>
      <w:sdt>
        <w:sdtPr>
          <w:rPr>
            <w:rFonts w:ascii="Arial" w:hAnsi="Arial" w:cs="Arial"/>
          </w:rPr>
          <w:alias w:val="SmartCite Citation"/>
          <w:tag w:val="5a0031f8-ec22-495f-b417-4cd6b50b5c68:df5925ce-d0ff-4b1b-ad21-da837f577a98+"/>
          <w:id w:val="1423608684"/>
          <w:placeholder>
            <w:docPart w:val="DefaultPlaceholder_-1854013440"/>
          </w:placeholder>
        </w:sdtPr>
        <w:sdtContent>
          <w:r w:rsidR="00893991" w:rsidRPr="0079397B">
            <w:rPr>
              <w:rFonts w:ascii="Arial" w:eastAsia="Times New Roman" w:hAnsi="Arial" w:cs="Arial"/>
            </w:rPr>
            <w:t>(Kabra et al., 2013)</w:t>
          </w:r>
        </w:sdtContent>
      </w:sdt>
      <w:r w:rsidR="006115EE" w:rsidRPr="0079397B">
        <w:rPr>
          <w:rFonts w:ascii="Arial" w:hAnsi="Arial" w:cs="Arial"/>
        </w:rPr>
        <w:t xml:space="preserve">. </w:t>
      </w:r>
      <w:r w:rsidR="00A6020A" w:rsidRPr="0079397B">
        <w:rPr>
          <w:rFonts w:ascii="Arial" w:hAnsi="Arial" w:cs="Arial"/>
        </w:rPr>
        <w:t xml:space="preserve">The system can be constructed and operated with minimal technical expertise, making it accessible to instructors and students alike. </w:t>
      </w:r>
      <w:proofErr w:type="spellStart"/>
      <w:r w:rsidR="00A6020A" w:rsidRPr="0079397B">
        <w:rPr>
          <w:rFonts w:ascii="Arial" w:hAnsi="Arial" w:cs="Arial"/>
        </w:rPr>
        <w:t>FlyRig</w:t>
      </w:r>
      <w:proofErr w:type="spellEnd"/>
      <w:r w:rsidR="00A6020A" w:rsidRPr="0079397B">
        <w:rPr>
          <w:rFonts w:ascii="Arial" w:hAnsi="Arial" w:cs="Arial"/>
        </w:rPr>
        <w:t xml:space="preserve"> complements existing low-cost solutions</w:t>
      </w:r>
      <w:r w:rsidR="0076509D" w:rsidRPr="0079397B">
        <w:rPr>
          <w:rFonts w:ascii="Arial" w:hAnsi="Arial" w:cs="Arial"/>
        </w:rPr>
        <w:t xml:space="preserve"> for fly optogenetics</w:t>
      </w:r>
      <w:r w:rsidR="00A6020A" w:rsidRPr="0079397B">
        <w:rPr>
          <w:rFonts w:ascii="Arial" w:hAnsi="Arial" w:cs="Arial"/>
        </w:rPr>
        <w:t xml:space="preserve"> </w:t>
      </w:r>
      <w:sdt>
        <w:sdtPr>
          <w:rPr>
            <w:rFonts w:ascii="Arial" w:hAnsi="Arial" w:cs="Arial"/>
          </w:rPr>
          <w:alias w:val="SmartCite Citation"/>
          <w:tag w:val="5a0031f8-ec22-495f-b417-4cd6b50b5c68:8cd2df04-7a5a-4ea4-972e-1d78d99b0295,5a0031f8-ec22-495f-b417-4cd6b50b5c68:ba15214d-539f-4130-a22e-b2a40c77449d,5a0031f8-ec22-495f-b417-4cd6b50b5c68:3b0105c3-5c5b-404b-8da3-075cccb3d5c3+"/>
          <w:id w:val="1631053021"/>
          <w:placeholder>
            <w:docPart w:val="DefaultPlaceholder_-1854013440"/>
          </w:placeholder>
        </w:sdtPr>
        <w:sdtContent>
          <w:r w:rsidR="00893991" w:rsidRPr="0079397B">
            <w:rPr>
              <w:rFonts w:ascii="Arial" w:eastAsia="Times New Roman" w:hAnsi="Arial" w:cs="Arial"/>
            </w:rPr>
            <w:t xml:space="preserve">(Pulver et al., 2011; Chagas et al., 2017; </w:t>
          </w:r>
          <w:proofErr w:type="spellStart"/>
          <w:r w:rsidR="00893991" w:rsidRPr="0079397B">
            <w:rPr>
              <w:rFonts w:ascii="Arial" w:eastAsia="Times New Roman" w:hAnsi="Arial" w:cs="Arial"/>
            </w:rPr>
            <w:t>Tadres</w:t>
          </w:r>
          <w:proofErr w:type="spellEnd"/>
          <w:r w:rsidR="00893991" w:rsidRPr="0079397B">
            <w:rPr>
              <w:rFonts w:ascii="Arial" w:eastAsia="Times New Roman" w:hAnsi="Arial" w:cs="Arial"/>
            </w:rPr>
            <w:t xml:space="preserve"> and Louis, 2020)</w:t>
          </w:r>
        </w:sdtContent>
      </w:sdt>
      <w:r w:rsidR="00A6020A" w:rsidRPr="0079397B">
        <w:rPr>
          <w:rFonts w:ascii="Arial" w:hAnsi="Arial" w:cs="Arial"/>
        </w:rPr>
        <w:t xml:space="preserve"> by enabling simultaneous recording of multiple fly pairs with software that runs on standard desktop operating systems</w:t>
      </w:r>
      <w:r w:rsidR="0098024F" w:rsidRPr="0079397B">
        <w:rPr>
          <w:rFonts w:ascii="Arial" w:hAnsi="Arial" w:cs="Arial"/>
        </w:rPr>
        <w:t>.</w:t>
      </w:r>
    </w:p>
    <w:p w14:paraId="32E4E270" w14:textId="77777777" w:rsidR="005E1482" w:rsidRPr="0079397B" w:rsidRDefault="005E1482" w:rsidP="005E1482">
      <w:pPr>
        <w:spacing w:line="360" w:lineRule="auto"/>
        <w:rPr>
          <w:rFonts w:ascii="Arial" w:hAnsi="Arial" w:cs="Arial"/>
        </w:rPr>
      </w:pPr>
    </w:p>
    <w:p w14:paraId="19D1E81E" w14:textId="4C5D5078" w:rsidR="000A0658" w:rsidRPr="0079397B" w:rsidRDefault="005E1482" w:rsidP="005E1482">
      <w:pPr>
        <w:spacing w:line="360" w:lineRule="auto"/>
        <w:rPr>
          <w:rFonts w:ascii="Arial" w:hAnsi="Arial" w:cs="Arial"/>
        </w:rPr>
      </w:pPr>
      <w:r w:rsidRPr="0079397B">
        <w:rPr>
          <w:rFonts w:ascii="Arial" w:hAnsi="Arial" w:cs="Arial"/>
        </w:rPr>
        <w:t>Here</w:t>
      </w:r>
      <w:r w:rsidR="001C35D2" w:rsidRPr="0079397B">
        <w:rPr>
          <w:rFonts w:ascii="Arial" w:hAnsi="Arial" w:cs="Arial"/>
        </w:rPr>
        <w:t xml:space="preserve">, we describe a neuroscience laboratory module in which </w:t>
      </w:r>
      <w:r w:rsidR="00EF56C4" w:rsidRPr="0079397B">
        <w:rPr>
          <w:rFonts w:ascii="Arial" w:hAnsi="Arial" w:cs="Arial"/>
        </w:rPr>
        <w:t>students</w:t>
      </w:r>
      <w:r w:rsidR="001C35D2" w:rsidRPr="0079397B">
        <w:rPr>
          <w:rFonts w:ascii="Arial" w:hAnsi="Arial" w:cs="Arial"/>
        </w:rPr>
        <w:t xml:space="preserve"> use </w:t>
      </w:r>
      <w:proofErr w:type="spellStart"/>
      <w:r w:rsidR="001C35D2" w:rsidRPr="0079397B">
        <w:rPr>
          <w:rFonts w:ascii="Arial" w:hAnsi="Arial" w:cs="Arial"/>
        </w:rPr>
        <w:t>FlyRig</w:t>
      </w:r>
      <w:proofErr w:type="spellEnd"/>
      <w:r w:rsidR="001C35D2" w:rsidRPr="0079397B">
        <w:rPr>
          <w:rFonts w:ascii="Arial" w:hAnsi="Arial" w:cs="Arial"/>
        </w:rPr>
        <w:t xml:space="preserve"> to investigate the neural basis of social behavior in </w:t>
      </w:r>
      <w:r w:rsidR="001C35D2" w:rsidRPr="0079397B">
        <w:rPr>
          <w:rFonts w:ascii="Arial" w:hAnsi="Arial" w:cs="Arial"/>
          <w:i/>
          <w:iCs/>
        </w:rPr>
        <w:t>Drosophila</w:t>
      </w:r>
      <w:r w:rsidR="001C35D2" w:rsidRPr="0079397B">
        <w:rPr>
          <w:rFonts w:ascii="Arial" w:hAnsi="Arial" w:cs="Arial"/>
        </w:rPr>
        <w:t xml:space="preserve"> through optogenetics. Students activate P1 neurons with </w:t>
      </w:r>
      <w:proofErr w:type="spellStart"/>
      <w:r w:rsidR="001C35D2" w:rsidRPr="0079397B">
        <w:rPr>
          <w:rFonts w:ascii="Arial" w:hAnsi="Arial" w:cs="Arial"/>
        </w:rPr>
        <w:t>CsChrimson</w:t>
      </w:r>
      <w:proofErr w:type="spellEnd"/>
      <w:r w:rsidR="001C35D2" w:rsidRPr="0079397B">
        <w:rPr>
          <w:rFonts w:ascii="Arial" w:hAnsi="Arial" w:cs="Arial"/>
        </w:rPr>
        <w:t xml:space="preserve"> and assess the effects on male courtship and aggression, illustrating how neural circuits </w:t>
      </w:r>
      <w:r w:rsidR="00EF56C4" w:rsidRPr="0079397B">
        <w:rPr>
          <w:rFonts w:ascii="Arial" w:hAnsi="Arial" w:cs="Arial"/>
        </w:rPr>
        <w:t xml:space="preserve">regulate behavior on different time scales and </w:t>
      </w:r>
      <w:r w:rsidR="001C35D2" w:rsidRPr="0079397B">
        <w:rPr>
          <w:rFonts w:ascii="Arial" w:hAnsi="Arial" w:cs="Arial"/>
        </w:rPr>
        <w:t xml:space="preserve">integrate external cues to generate </w:t>
      </w:r>
      <w:r w:rsidR="00EF56C4" w:rsidRPr="0079397B">
        <w:rPr>
          <w:rFonts w:ascii="Arial" w:hAnsi="Arial" w:cs="Arial"/>
        </w:rPr>
        <w:t xml:space="preserve">flexible </w:t>
      </w:r>
      <w:r w:rsidR="001C35D2" w:rsidRPr="0079397B">
        <w:rPr>
          <w:rFonts w:ascii="Arial" w:hAnsi="Arial" w:cs="Arial"/>
        </w:rPr>
        <w:t xml:space="preserve">behavior. The activity reinforces core neuroscience concepts, including neural circuit function, internal states, and molecular genetic techniques for modulation neural activity, while providing hands-on experience in hypothesis testing, experimental design, and quantitative behavioral analysis. By combining affordability with ease of use, </w:t>
      </w:r>
      <w:proofErr w:type="spellStart"/>
      <w:r w:rsidR="001C35D2" w:rsidRPr="0079397B">
        <w:rPr>
          <w:rFonts w:ascii="Arial" w:hAnsi="Arial" w:cs="Arial"/>
        </w:rPr>
        <w:t>FlyRig</w:t>
      </w:r>
      <w:proofErr w:type="spellEnd"/>
      <w:r w:rsidR="001C35D2" w:rsidRPr="0079397B">
        <w:rPr>
          <w:rFonts w:ascii="Arial" w:hAnsi="Arial" w:cs="Arial"/>
        </w:rPr>
        <w:t xml:space="preserve"> reduces barriers to incorporating optogenetics into undergraduate neuroscience curricula.</w:t>
      </w:r>
      <w:r w:rsidR="00B2380B" w:rsidRPr="0079397B">
        <w:rPr>
          <w:rFonts w:ascii="Arial" w:hAnsi="Arial" w:cs="Arial"/>
        </w:rPr>
        <w:t xml:space="preserve"> </w:t>
      </w:r>
    </w:p>
    <w:p w14:paraId="7116F882" w14:textId="22A5E06A" w:rsidR="00A46BBA" w:rsidRPr="0079397B" w:rsidRDefault="00A46BBA" w:rsidP="00DB1173">
      <w:pPr>
        <w:spacing w:line="360" w:lineRule="auto"/>
        <w:rPr>
          <w:rFonts w:ascii="Arial" w:hAnsi="Arial" w:cs="Arial"/>
        </w:rPr>
      </w:pPr>
    </w:p>
    <w:p w14:paraId="00FB8BEF" w14:textId="77777777" w:rsidR="00094CD3" w:rsidRPr="0079397B" w:rsidRDefault="00094CD3" w:rsidP="00DB1173">
      <w:pPr>
        <w:spacing w:line="360" w:lineRule="auto"/>
        <w:rPr>
          <w:rFonts w:ascii="Arial" w:hAnsi="Arial" w:cs="Arial"/>
          <w:b/>
          <w:bCs/>
        </w:rPr>
      </w:pPr>
    </w:p>
    <w:p w14:paraId="56987A58" w14:textId="0F815E9A" w:rsidR="00307A7C" w:rsidRPr="0079397B" w:rsidRDefault="00600D65" w:rsidP="00DB1173">
      <w:pPr>
        <w:spacing w:line="360" w:lineRule="auto"/>
        <w:rPr>
          <w:rFonts w:ascii="Arial" w:hAnsi="Arial" w:cs="Arial"/>
          <w:b/>
          <w:bCs/>
        </w:rPr>
      </w:pPr>
      <w:r w:rsidRPr="0079397B">
        <w:rPr>
          <w:rFonts w:ascii="Arial" w:hAnsi="Arial" w:cs="Arial"/>
          <w:b/>
          <w:bCs/>
        </w:rPr>
        <w:t>MATERIALS AND METHODS</w:t>
      </w:r>
    </w:p>
    <w:p w14:paraId="5BCBEC45" w14:textId="7FEAEA36" w:rsidR="00540829" w:rsidRPr="0079397B" w:rsidRDefault="00BA52E6" w:rsidP="00540829">
      <w:pPr>
        <w:spacing w:line="360" w:lineRule="auto"/>
        <w:rPr>
          <w:rFonts w:ascii="Arial" w:hAnsi="Arial" w:cs="Arial"/>
        </w:rPr>
      </w:pPr>
      <w:r w:rsidRPr="0079397B">
        <w:rPr>
          <w:rFonts w:ascii="Arial" w:hAnsi="Arial" w:cs="Arial"/>
        </w:rPr>
        <w:t xml:space="preserve">Instructional materials, including lab protocols, scoring guides, </w:t>
      </w:r>
      <w:r w:rsidR="00EF56C4" w:rsidRPr="0079397B">
        <w:rPr>
          <w:rFonts w:ascii="Arial" w:hAnsi="Arial" w:cs="Arial"/>
        </w:rPr>
        <w:t xml:space="preserve">example </w:t>
      </w:r>
      <w:r w:rsidRPr="0079397B">
        <w:rPr>
          <w:rFonts w:ascii="Arial" w:hAnsi="Arial" w:cs="Arial"/>
        </w:rPr>
        <w:t xml:space="preserve">videos, an instructor guide, and complete build and operation instructions for the </w:t>
      </w:r>
      <w:proofErr w:type="spellStart"/>
      <w:r w:rsidRPr="0079397B">
        <w:rPr>
          <w:rFonts w:ascii="Arial" w:hAnsi="Arial" w:cs="Arial"/>
        </w:rPr>
        <w:t>FlyRig</w:t>
      </w:r>
      <w:proofErr w:type="spellEnd"/>
      <w:r w:rsidRPr="0079397B">
        <w:rPr>
          <w:rFonts w:ascii="Arial" w:hAnsi="Arial" w:cs="Arial"/>
        </w:rPr>
        <w:t xml:space="preserve"> system, are provided in the Supplemental Materials.</w:t>
      </w:r>
    </w:p>
    <w:p w14:paraId="312AA54A" w14:textId="77777777" w:rsidR="00BA52E6" w:rsidRPr="0079397B" w:rsidRDefault="00BA52E6" w:rsidP="00540829">
      <w:pPr>
        <w:spacing w:line="360" w:lineRule="auto"/>
        <w:rPr>
          <w:rFonts w:ascii="Arial" w:hAnsi="Arial" w:cs="Arial"/>
          <w:b/>
          <w:bCs/>
        </w:rPr>
      </w:pPr>
    </w:p>
    <w:p w14:paraId="6B0F6B38" w14:textId="0985599F" w:rsidR="00540829" w:rsidRPr="0079397B" w:rsidRDefault="00540829" w:rsidP="00540829">
      <w:pPr>
        <w:spacing w:line="360" w:lineRule="auto"/>
        <w:rPr>
          <w:rFonts w:ascii="Arial" w:hAnsi="Arial" w:cs="Arial"/>
          <w:b/>
          <w:bCs/>
        </w:rPr>
      </w:pPr>
      <w:r w:rsidRPr="0079397B">
        <w:rPr>
          <w:rFonts w:ascii="Arial" w:hAnsi="Arial" w:cs="Arial"/>
          <w:b/>
          <w:bCs/>
        </w:rPr>
        <w:lastRenderedPageBreak/>
        <w:t>Implementation of Lab Activity</w:t>
      </w:r>
    </w:p>
    <w:p w14:paraId="49913B9A" w14:textId="38DCAC60" w:rsidR="00540829" w:rsidRPr="0079397B" w:rsidRDefault="00291B4A" w:rsidP="00540829">
      <w:pPr>
        <w:spacing w:line="360" w:lineRule="auto"/>
        <w:rPr>
          <w:rFonts w:ascii="Arial" w:hAnsi="Arial" w:cs="Arial"/>
        </w:rPr>
      </w:pPr>
      <w:r w:rsidRPr="0079397B">
        <w:rPr>
          <w:rFonts w:ascii="Arial" w:hAnsi="Arial" w:cs="Arial"/>
        </w:rPr>
        <w:t>This optogenetics lab exercise was implemented as part of the laboratory component of</w:t>
      </w:r>
      <w:r w:rsidR="003647B4" w:rsidRPr="0079397B">
        <w:rPr>
          <w:rFonts w:ascii="Arial" w:hAnsi="Arial" w:cs="Arial"/>
        </w:rPr>
        <w:t xml:space="preserve"> </w:t>
      </w:r>
      <w:r w:rsidRPr="0079397B">
        <w:rPr>
          <w:rFonts w:ascii="Arial" w:hAnsi="Arial" w:cs="Arial"/>
          <w:i/>
          <w:iCs/>
        </w:rPr>
        <w:t>Foundations in Neuroscience</w:t>
      </w:r>
      <w:r w:rsidRPr="0079397B">
        <w:rPr>
          <w:rFonts w:ascii="Arial" w:hAnsi="Arial" w:cs="Arial"/>
        </w:rPr>
        <w:t xml:space="preserve">, an introductory course at Carleton College with no prerequisites and </w:t>
      </w:r>
      <w:r w:rsidR="00A26AAA" w:rsidRPr="0079397B">
        <w:rPr>
          <w:rFonts w:ascii="Arial" w:hAnsi="Arial" w:cs="Arial"/>
        </w:rPr>
        <w:t xml:space="preserve">a </w:t>
      </w:r>
      <w:r w:rsidRPr="0079397B">
        <w:rPr>
          <w:rFonts w:ascii="Arial" w:hAnsi="Arial" w:cs="Arial"/>
        </w:rPr>
        <w:t xml:space="preserve">typical enrollment of 30–40 students. </w:t>
      </w:r>
      <w:r w:rsidR="00540829" w:rsidRPr="0079397B">
        <w:rPr>
          <w:rFonts w:ascii="Arial" w:hAnsi="Arial" w:cs="Arial"/>
        </w:rPr>
        <w:t xml:space="preserve">The </w:t>
      </w:r>
      <w:r w:rsidR="007E2073" w:rsidRPr="0079397B">
        <w:rPr>
          <w:rFonts w:ascii="Arial" w:hAnsi="Arial" w:cs="Arial"/>
        </w:rPr>
        <w:t xml:space="preserve">primary </w:t>
      </w:r>
      <w:r w:rsidR="00540829" w:rsidRPr="0079397B">
        <w:rPr>
          <w:rFonts w:ascii="Arial" w:hAnsi="Arial" w:cs="Arial"/>
        </w:rPr>
        <w:t xml:space="preserve">learning goals of the lab </w:t>
      </w:r>
      <w:r w:rsidR="002D61DF" w:rsidRPr="0079397B">
        <w:rPr>
          <w:rFonts w:ascii="Arial" w:hAnsi="Arial" w:cs="Arial"/>
        </w:rPr>
        <w:t xml:space="preserve">activity </w:t>
      </w:r>
      <w:r w:rsidR="00540829" w:rsidRPr="0079397B">
        <w:rPr>
          <w:rFonts w:ascii="Arial" w:hAnsi="Arial" w:cs="Arial"/>
        </w:rPr>
        <w:t xml:space="preserve">were to </w:t>
      </w:r>
      <w:r w:rsidR="007E2073" w:rsidRPr="0079397B">
        <w:rPr>
          <w:rFonts w:ascii="Arial" w:hAnsi="Arial" w:cs="Arial"/>
        </w:rPr>
        <w:t xml:space="preserve">introduce </w:t>
      </w:r>
      <w:r w:rsidR="00540829" w:rsidRPr="0079397B">
        <w:rPr>
          <w:rFonts w:ascii="Arial" w:hAnsi="Arial" w:cs="Arial"/>
        </w:rPr>
        <w:t xml:space="preserve">the principles of </w:t>
      </w:r>
      <w:r w:rsidR="00102D98" w:rsidRPr="0079397B">
        <w:rPr>
          <w:rFonts w:ascii="Arial" w:hAnsi="Arial" w:cs="Arial"/>
        </w:rPr>
        <w:t>optogenetics</w:t>
      </w:r>
      <w:r w:rsidR="00540829" w:rsidRPr="0079397B">
        <w:rPr>
          <w:rFonts w:ascii="Arial" w:hAnsi="Arial" w:cs="Arial"/>
        </w:rPr>
        <w:t xml:space="preserve">, </w:t>
      </w:r>
      <w:r w:rsidR="007E2073" w:rsidRPr="0079397B">
        <w:rPr>
          <w:rFonts w:ascii="Arial" w:hAnsi="Arial" w:cs="Arial"/>
        </w:rPr>
        <w:t xml:space="preserve">deepen students’ understanding of how neural activity gives rise to </w:t>
      </w:r>
      <w:r w:rsidR="00022F04" w:rsidRPr="0079397B">
        <w:rPr>
          <w:rFonts w:ascii="Arial" w:hAnsi="Arial" w:cs="Arial"/>
        </w:rPr>
        <w:t xml:space="preserve">complex </w:t>
      </w:r>
      <w:r w:rsidR="007E2073" w:rsidRPr="0079397B">
        <w:rPr>
          <w:rFonts w:ascii="Arial" w:hAnsi="Arial" w:cs="Arial"/>
        </w:rPr>
        <w:t>behavior</w:t>
      </w:r>
      <w:r w:rsidR="00022F04" w:rsidRPr="0079397B">
        <w:rPr>
          <w:rFonts w:ascii="Arial" w:hAnsi="Arial" w:cs="Arial"/>
        </w:rPr>
        <w:t>s</w:t>
      </w:r>
      <w:r w:rsidR="007E2073" w:rsidRPr="0079397B">
        <w:rPr>
          <w:rFonts w:ascii="Arial" w:hAnsi="Arial" w:cs="Arial"/>
        </w:rPr>
        <w:t xml:space="preserve">, </w:t>
      </w:r>
      <w:r w:rsidR="00A26AAA" w:rsidRPr="0079397B">
        <w:rPr>
          <w:rFonts w:ascii="Arial" w:hAnsi="Arial" w:cs="Arial"/>
        </w:rPr>
        <w:t>quantifying</w:t>
      </w:r>
      <w:r w:rsidR="007E2073" w:rsidRPr="0079397B">
        <w:rPr>
          <w:rFonts w:ascii="Arial" w:hAnsi="Arial" w:cs="Arial"/>
        </w:rPr>
        <w:t xml:space="preserve"> and interpreting animal behavior, and provide experience designing experiments to test hypotheses about neural circuit function.</w:t>
      </w:r>
    </w:p>
    <w:p w14:paraId="63A87150" w14:textId="77777777" w:rsidR="00540829" w:rsidRPr="0079397B" w:rsidRDefault="00540829" w:rsidP="00540829">
      <w:pPr>
        <w:spacing w:line="360" w:lineRule="auto"/>
        <w:rPr>
          <w:rFonts w:ascii="Arial" w:hAnsi="Arial" w:cs="Arial"/>
        </w:rPr>
      </w:pPr>
    </w:p>
    <w:p w14:paraId="500FF941" w14:textId="4623C7DC" w:rsidR="00540829" w:rsidRPr="0079397B" w:rsidRDefault="00A26AAA" w:rsidP="00540829">
      <w:pPr>
        <w:spacing w:line="360" w:lineRule="auto"/>
        <w:rPr>
          <w:rFonts w:ascii="Arial" w:hAnsi="Arial" w:cs="Arial"/>
        </w:rPr>
      </w:pPr>
      <w:r w:rsidRPr="0079397B">
        <w:rPr>
          <w:rFonts w:ascii="Arial" w:hAnsi="Arial" w:cs="Arial"/>
        </w:rPr>
        <w:t>Before</w:t>
      </w:r>
      <w:r w:rsidR="00F65DB1" w:rsidRPr="0079397B">
        <w:rPr>
          <w:rFonts w:ascii="Arial" w:hAnsi="Arial" w:cs="Arial"/>
        </w:rPr>
        <w:t xml:space="preserve"> the lab, students were introduced to gene expression, neuronal cell biology, and electrical and chemical signaling through in-class units. As pre-lab </w:t>
      </w:r>
      <w:r w:rsidR="003647B4" w:rsidRPr="0079397B">
        <w:rPr>
          <w:rFonts w:ascii="Arial" w:hAnsi="Arial" w:cs="Arial"/>
        </w:rPr>
        <w:t>work</w:t>
      </w:r>
      <w:r w:rsidR="00F65DB1" w:rsidRPr="0079397B">
        <w:rPr>
          <w:rFonts w:ascii="Arial" w:hAnsi="Arial" w:cs="Arial"/>
        </w:rPr>
        <w:t>, s</w:t>
      </w:r>
      <w:r w:rsidR="00540829" w:rsidRPr="0079397B">
        <w:rPr>
          <w:rFonts w:ascii="Arial" w:hAnsi="Arial" w:cs="Arial"/>
        </w:rPr>
        <w:t xml:space="preserve">tudents watched </w:t>
      </w:r>
      <w:r w:rsidR="00AD3D56" w:rsidRPr="0079397B">
        <w:rPr>
          <w:rFonts w:ascii="Arial" w:hAnsi="Arial" w:cs="Arial"/>
        </w:rPr>
        <w:t>videos</w:t>
      </w:r>
      <w:r w:rsidR="00540829" w:rsidRPr="0079397B">
        <w:rPr>
          <w:rFonts w:ascii="Arial" w:hAnsi="Arial" w:cs="Arial"/>
        </w:rPr>
        <w:t xml:space="preserve"> </w:t>
      </w:r>
      <w:r w:rsidR="00F65DB1" w:rsidRPr="0079397B">
        <w:rPr>
          <w:rFonts w:ascii="Arial" w:hAnsi="Arial" w:cs="Arial"/>
        </w:rPr>
        <w:t>on</w:t>
      </w:r>
      <w:r w:rsidR="00540829" w:rsidRPr="0079397B">
        <w:rPr>
          <w:rFonts w:ascii="Arial" w:hAnsi="Arial" w:cs="Arial"/>
        </w:rPr>
        <w:t xml:space="preserve"> optogenetics </w:t>
      </w:r>
      <w:r w:rsidR="00907B1C" w:rsidRPr="0079397B">
        <w:rPr>
          <w:rFonts w:ascii="Arial" w:hAnsi="Arial" w:cs="Arial"/>
        </w:rPr>
        <w:t xml:space="preserve">(Nature Video - </w:t>
      </w:r>
      <w:r w:rsidR="00907B1C" w:rsidRPr="0079397B">
        <w:rPr>
          <w:rFonts w:ascii="Arial" w:hAnsi="Arial" w:cs="Arial"/>
          <w:i/>
          <w:iCs/>
        </w:rPr>
        <w:t>Method of the year 2010: Optogenetics</w:t>
      </w:r>
      <w:r w:rsidR="00AD3D56" w:rsidRPr="0079397B">
        <w:rPr>
          <w:rFonts w:ascii="Arial" w:hAnsi="Arial" w:cs="Arial"/>
        </w:rPr>
        <w:t xml:space="preserve">), and how to use the </w:t>
      </w:r>
      <w:proofErr w:type="spellStart"/>
      <w:r w:rsidR="00AD3D56" w:rsidRPr="0079397B">
        <w:rPr>
          <w:rFonts w:ascii="Arial" w:hAnsi="Arial" w:cs="Arial"/>
        </w:rPr>
        <w:t>FlyRig</w:t>
      </w:r>
      <w:proofErr w:type="spellEnd"/>
      <w:r w:rsidR="00AD3D56" w:rsidRPr="0079397B">
        <w:rPr>
          <w:rFonts w:ascii="Arial" w:hAnsi="Arial" w:cs="Arial"/>
        </w:rPr>
        <w:t xml:space="preserve"> system</w:t>
      </w:r>
      <w:r w:rsidR="00022F04" w:rsidRPr="0079397B">
        <w:rPr>
          <w:rFonts w:ascii="Arial" w:hAnsi="Arial" w:cs="Arial"/>
        </w:rPr>
        <w:t xml:space="preserve"> (Supplemental Materials)</w:t>
      </w:r>
      <w:ins w:id="2" w:author="Eric Hoopfer" w:date="2025-11-06T15:42:00Z" w16du:dateUtc="2025-11-06T21:42:00Z">
        <w:r w:rsidR="007B6E4A" w:rsidRPr="0079397B">
          <w:rPr>
            <w:rFonts w:ascii="Arial" w:hAnsi="Arial" w:cs="Arial"/>
          </w:rPr>
          <w:t>, and completed a pre-lab quiz</w:t>
        </w:r>
      </w:ins>
      <w:ins w:id="3" w:author="Eric Hoopfer" w:date="2025-11-06T15:43:00Z" w16du:dateUtc="2025-11-06T21:43:00Z">
        <w:r w:rsidR="007B6E4A" w:rsidRPr="0079397B">
          <w:rPr>
            <w:rFonts w:ascii="Arial" w:hAnsi="Arial" w:cs="Arial"/>
          </w:rPr>
          <w:t>. After the lab ac</w:t>
        </w:r>
      </w:ins>
      <w:ins w:id="4" w:author="Eric Hoopfer" w:date="2025-11-06T15:44:00Z" w16du:dateUtc="2025-11-06T21:44:00Z">
        <w:r w:rsidR="007B6E4A" w:rsidRPr="0079397B">
          <w:rPr>
            <w:rFonts w:ascii="Arial" w:hAnsi="Arial" w:cs="Arial"/>
          </w:rPr>
          <w:t xml:space="preserve">tivity, students had a week to complete a post-lab </w:t>
        </w:r>
      </w:ins>
      <w:ins w:id="5" w:author="Eric Hoopfer" w:date="2025-11-06T15:45:00Z" w16du:dateUtc="2025-11-06T21:45:00Z">
        <w:r w:rsidR="007B6E4A" w:rsidRPr="0079397B">
          <w:rPr>
            <w:rFonts w:ascii="Arial" w:hAnsi="Arial" w:cs="Arial"/>
          </w:rPr>
          <w:t xml:space="preserve">written </w:t>
        </w:r>
      </w:ins>
      <w:ins w:id="6" w:author="Eric Hoopfer" w:date="2025-11-06T15:44:00Z" w16du:dateUtc="2025-11-06T21:44:00Z">
        <w:r w:rsidR="007B6E4A" w:rsidRPr="0079397B">
          <w:rPr>
            <w:rFonts w:ascii="Arial" w:hAnsi="Arial" w:cs="Arial"/>
          </w:rPr>
          <w:t>assignment</w:t>
        </w:r>
      </w:ins>
      <w:ins w:id="7" w:author="Eric Hoopfer" w:date="2025-11-06T16:07:00Z" w16du:dateUtc="2025-11-06T22:07:00Z">
        <w:r w:rsidR="001C4C2D" w:rsidRPr="0079397B">
          <w:rPr>
            <w:rFonts w:ascii="Arial" w:hAnsi="Arial" w:cs="Arial"/>
          </w:rPr>
          <w:t xml:space="preserve"> </w:t>
        </w:r>
      </w:ins>
      <w:ins w:id="8" w:author="Eric Hoopfer" w:date="2025-11-06T16:08:00Z" w16du:dateUtc="2025-11-06T22:08:00Z">
        <w:r w:rsidR="001C4C2D" w:rsidRPr="0079397B">
          <w:rPr>
            <w:rFonts w:ascii="Arial" w:hAnsi="Arial" w:cs="Arial"/>
          </w:rPr>
          <w:t xml:space="preserve">in which the produce a graph and figure legend of their results and write a </w:t>
        </w:r>
      </w:ins>
      <w:ins w:id="9" w:author="Eric Hoopfer" w:date="2025-11-06T16:09:00Z" w16du:dateUtc="2025-11-06T22:09:00Z">
        <w:r w:rsidR="001C4C2D" w:rsidRPr="0079397B">
          <w:rPr>
            <w:rFonts w:ascii="Arial" w:hAnsi="Arial" w:cs="Arial"/>
          </w:rPr>
          <w:t>summary of the results.</w:t>
        </w:r>
        <w:r w:rsidR="00A947D5" w:rsidRPr="0079397B">
          <w:rPr>
            <w:rFonts w:ascii="Arial" w:hAnsi="Arial" w:cs="Arial"/>
          </w:rPr>
          <w:t xml:space="preserve"> For additional context about h</w:t>
        </w:r>
      </w:ins>
      <w:ins w:id="10" w:author="Eric Hoopfer" w:date="2025-11-06T16:10:00Z" w16du:dateUtc="2025-11-06T22:10:00Z">
        <w:r w:rsidR="00A947D5" w:rsidRPr="0079397B">
          <w:rPr>
            <w:rFonts w:ascii="Arial" w:hAnsi="Arial" w:cs="Arial"/>
          </w:rPr>
          <w:t>ow this laboratory fits into the lab course, w</w:t>
        </w:r>
      </w:ins>
      <w:ins w:id="11" w:author="Eric Hoopfer" w:date="2025-11-06T16:09:00Z" w16du:dateUtc="2025-11-06T22:09:00Z">
        <w:r w:rsidR="00A947D5" w:rsidRPr="0079397B">
          <w:rPr>
            <w:rFonts w:ascii="Arial" w:hAnsi="Arial" w:cs="Arial"/>
          </w:rPr>
          <w:t xml:space="preserve">e include </w:t>
        </w:r>
      </w:ins>
      <w:ins w:id="12" w:author="Eric Hoopfer" w:date="2025-11-06T16:10:00Z" w16du:dateUtc="2025-11-06T22:10:00Z">
        <w:r w:rsidR="00A947D5" w:rsidRPr="0079397B">
          <w:rPr>
            <w:rFonts w:ascii="Arial" w:hAnsi="Arial" w:cs="Arial"/>
          </w:rPr>
          <w:t xml:space="preserve">the lab </w:t>
        </w:r>
      </w:ins>
      <w:ins w:id="13" w:author="Eric Hoopfer" w:date="2025-11-06T16:09:00Z" w16du:dateUtc="2025-11-06T22:09:00Z">
        <w:r w:rsidR="00A947D5" w:rsidRPr="0079397B">
          <w:rPr>
            <w:rFonts w:ascii="Arial" w:hAnsi="Arial" w:cs="Arial"/>
          </w:rPr>
          <w:t xml:space="preserve">syllabus </w:t>
        </w:r>
      </w:ins>
      <w:ins w:id="14" w:author="Eric Hoopfer" w:date="2025-11-06T16:10:00Z" w16du:dateUtc="2025-11-06T22:10:00Z">
        <w:r w:rsidR="00A947D5" w:rsidRPr="0079397B">
          <w:rPr>
            <w:rFonts w:ascii="Arial" w:hAnsi="Arial" w:cs="Arial"/>
          </w:rPr>
          <w:t>in the Supplemental Materials.</w:t>
        </w:r>
      </w:ins>
    </w:p>
    <w:p w14:paraId="0FDA21BC" w14:textId="77777777" w:rsidR="00540829" w:rsidRPr="0079397B" w:rsidRDefault="00540829" w:rsidP="00540829">
      <w:pPr>
        <w:spacing w:line="360" w:lineRule="auto"/>
        <w:rPr>
          <w:rFonts w:ascii="Arial" w:hAnsi="Arial" w:cs="Arial"/>
        </w:rPr>
      </w:pPr>
    </w:p>
    <w:p w14:paraId="3E4CEB16" w14:textId="4573128F" w:rsidR="00540829" w:rsidRPr="0079397B" w:rsidRDefault="007E2073" w:rsidP="00C65ADB">
      <w:pPr>
        <w:spacing w:line="360" w:lineRule="auto"/>
        <w:rPr>
          <w:rFonts w:ascii="Arial" w:hAnsi="Arial" w:cs="Arial"/>
        </w:rPr>
      </w:pPr>
      <w:r w:rsidRPr="0079397B">
        <w:rPr>
          <w:rFonts w:ascii="Arial" w:hAnsi="Arial" w:cs="Arial"/>
        </w:rPr>
        <w:t xml:space="preserve">The lab activity began with a 30-minute lecture reviewing the principles of optogenetics and the use of </w:t>
      </w:r>
      <w:r w:rsidRPr="0079397B">
        <w:rPr>
          <w:rFonts w:ascii="Arial" w:hAnsi="Arial" w:cs="Arial"/>
          <w:i/>
          <w:iCs/>
        </w:rPr>
        <w:t>Drosophila melanogaster</w:t>
      </w:r>
      <w:r w:rsidRPr="0079397B">
        <w:rPr>
          <w:rFonts w:ascii="Arial" w:hAnsi="Arial" w:cs="Arial"/>
        </w:rPr>
        <w:t xml:space="preserve"> as a model for studying social behavior. </w:t>
      </w:r>
      <w:r w:rsidR="008D0602" w:rsidRPr="0079397B">
        <w:rPr>
          <w:rFonts w:ascii="Arial" w:hAnsi="Arial" w:cs="Arial"/>
        </w:rPr>
        <w:t xml:space="preserve">Students then spent approximately 30 minutes learning to recognize a subset of male aggression and courtship behaviors (Table 1). They reviewed written descriptions and </w:t>
      </w:r>
      <w:r w:rsidR="00922294" w:rsidRPr="0079397B">
        <w:rPr>
          <w:rFonts w:ascii="Arial" w:hAnsi="Arial" w:cs="Arial"/>
        </w:rPr>
        <w:t>example</w:t>
      </w:r>
      <w:r w:rsidR="008D0602" w:rsidRPr="0079397B">
        <w:rPr>
          <w:rFonts w:ascii="Arial" w:hAnsi="Arial" w:cs="Arial"/>
        </w:rPr>
        <w:t xml:space="preserve"> video clips</w:t>
      </w:r>
      <w:r w:rsidR="00922294" w:rsidRPr="0079397B">
        <w:rPr>
          <w:rFonts w:ascii="Arial" w:hAnsi="Arial" w:cs="Arial"/>
        </w:rPr>
        <w:t xml:space="preserve"> of each behavior. </w:t>
      </w:r>
      <w:r w:rsidR="00EB56F5" w:rsidRPr="0079397B">
        <w:rPr>
          <w:rFonts w:ascii="Arial" w:hAnsi="Arial" w:cs="Arial"/>
        </w:rPr>
        <w:t xml:space="preserve">They then practiced identifying these behaviors in videos of male-male pairs where neurons previously shown to elicit male social behaviors are being </w:t>
      </w:r>
      <w:proofErr w:type="spellStart"/>
      <w:r w:rsidR="00EB56F5" w:rsidRPr="0079397B">
        <w:rPr>
          <w:rFonts w:ascii="Arial" w:hAnsi="Arial" w:cs="Arial"/>
        </w:rPr>
        <w:t>thermogenetically</w:t>
      </w:r>
      <w:proofErr w:type="spellEnd"/>
      <w:r w:rsidR="00EB56F5" w:rsidRPr="0079397B">
        <w:rPr>
          <w:rFonts w:ascii="Arial" w:hAnsi="Arial" w:cs="Arial"/>
        </w:rPr>
        <w:t xml:space="preserve"> activated with dTRPA1</w:t>
      </w:r>
      <w:r w:rsidR="008D0602" w:rsidRPr="0079397B">
        <w:rPr>
          <w:rFonts w:ascii="Arial" w:hAnsi="Arial" w:cs="Arial"/>
        </w:rPr>
        <w:t xml:space="preserve"> </w:t>
      </w:r>
      <w:sdt>
        <w:sdtPr>
          <w:rPr>
            <w:rFonts w:ascii="Arial" w:hAnsi="Arial" w:cs="Arial"/>
          </w:rPr>
          <w:alias w:val="SmartCite Citation"/>
          <w:tag w:val="5a0031f8-ec22-495f-b417-4cd6b50b5c68:0982da0a-f072-455a-8c1d-9dd4895ab7d4+"/>
          <w:id w:val="501948317"/>
          <w:placeholder>
            <w:docPart w:val="DefaultPlaceholder_-1854013440"/>
          </w:placeholder>
        </w:sdtPr>
        <w:sdtContent>
          <w:r w:rsidR="00893991" w:rsidRPr="0079397B">
            <w:rPr>
              <w:rFonts w:ascii="Arial" w:eastAsia="Times New Roman" w:hAnsi="Arial" w:cs="Arial"/>
            </w:rPr>
            <w:t>(Hoopfer et al., 2015)</w:t>
          </w:r>
        </w:sdtContent>
      </w:sdt>
      <w:r w:rsidR="008D0602" w:rsidRPr="0079397B">
        <w:rPr>
          <w:rFonts w:ascii="Arial" w:hAnsi="Arial" w:cs="Arial"/>
        </w:rPr>
        <w:t>. The video set included one line that selectively promoted wing threat (Line 1), one that triggered the full repertoire of aggressive behaviors (Line 2), one that evoked wing extension oriented toward the other fly (Line 3), and one that elicited undirected wing song (Line 4). After scoring the videos, students compared their results to ground-truth annotations and discussed their observations as a class to build consistency in behavioral identification.</w:t>
      </w:r>
    </w:p>
    <w:p w14:paraId="27E370E7" w14:textId="77777777" w:rsidR="00540829" w:rsidRPr="0079397B" w:rsidRDefault="00540829" w:rsidP="00540829">
      <w:pPr>
        <w:spacing w:line="360" w:lineRule="auto"/>
        <w:rPr>
          <w:rFonts w:ascii="Arial" w:hAnsi="Arial" w:cs="Arial"/>
        </w:rPr>
      </w:pPr>
    </w:p>
    <w:p w14:paraId="5B6F1373" w14:textId="099BA444" w:rsidR="00540829" w:rsidRPr="0079397B" w:rsidRDefault="00CC7A02" w:rsidP="00540829">
      <w:pPr>
        <w:spacing w:line="360" w:lineRule="auto"/>
        <w:rPr>
          <w:rFonts w:ascii="Arial" w:hAnsi="Arial" w:cs="Arial"/>
        </w:rPr>
      </w:pPr>
      <w:r w:rsidRPr="0079397B">
        <w:rPr>
          <w:rFonts w:ascii="Arial" w:hAnsi="Arial" w:cs="Arial"/>
        </w:rPr>
        <w:t>In the main component of the lab</w:t>
      </w:r>
      <w:r w:rsidR="000F5499" w:rsidRPr="0079397B">
        <w:rPr>
          <w:rFonts w:ascii="Arial" w:hAnsi="Arial" w:cs="Arial"/>
        </w:rPr>
        <w:t xml:space="preserve"> (2-3 hours)</w:t>
      </w:r>
      <w:r w:rsidRPr="0079397B">
        <w:rPr>
          <w:rFonts w:ascii="Arial" w:hAnsi="Arial" w:cs="Arial"/>
        </w:rPr>
        <w:t xml:space="preserve">, students worked in small groups (3–4 students) </w:t>
      </w:r>
      <w:ins w:id="15" w:author="Eric Hoopfer" w:date="2025-11-07T16:12:00Z" w16du:dateUtc="2025-11-07T22:12:00Z">
        <w:r w:rsidR="00F152E5" w:rsidRPr="0079397B">
          <w:rPr>
            <w:rFonts w:ascii="Arial" w:hAnsi="Arial" w:cs="Arial"/>
          </w:rPr>
          <w:t xml:space="preserve">each with their own </w:t>
        </w:r>
        <w:proofErr w:type="spellStart"/>
        <w:r w:rsidR="00F152E5" w:rsidRPr="0079397B">
          <w:rPr>
            <w:rFonts w:ascii="Arial" w:hAnsi="Arial" w:cs="Arial"/>
          </w:rPr>
          <w:t>FlyRig</w:t>
        </w:r>
        <w:proofErr w:type="spellEnd"/>
        <w:r w:rsidR="00F152E5" w:rsidRPr="0079397B">
          <w:rPr>
            <w:rFonts w:ascii="Arial" w:hAnsi="Arial" w:cs="Arial"/>
          </w:rPr>
          <w:t xml:space="preserve"> system. For a class of ~30–40 students, one </w:t>
        </w:r>
        <w:proofErr w:type="spellStart"/>
        <w:r w:rsidR="00F152E5" w:rsidRPr="0079397B">
          <w:rPr>
            <w:rFonts w:ascii="Arial" w:hAnsi="Arial" w:cs="Arial"/>
          </w:rPr>
          <w:t>photostimulation</w:t>
        </w:r>
        <w:proofErr w:type="spellEnd"/>
        <w:r w:rsidR="00F152E5" w:rsidRPr="0079397B">
          <w:rPr>
            <w:rFonts w:ascii="Arial" w:hAnsi="Arial" w:cs="Arial"/>
          </w:rPr>
          <w:t xml:space="preserve"> rig per 5–6 students </w:t>
        </w:r>
      </w:ins>
      <w:ins w:id="16" w:author="Eric Hoopfer" w:date="2025-11-07T16:13:00Z" w16du:dateUtc="2025-11-07T22:13:00Z">
        <w:r w:rsidR="00F152E5" w:rsidRPr="0079397B">
          <w:rPr>
            <w:rFonts w:ascii="Arial" w:hAnsi="Arial" w:cs="Arial"/>
          </w:rPr>
          <w:t>allow</w:t>
        </w:r>
      </w:ins>
      <w:ins w:id="17" w:author="Eric Hoopfer" w:date="2025-11-07T16:12:00Z" w16du:dateUtc="2025-11-07T22:12:00Z">
        <w:r w:rsidR="00F152E5" w:rsidRPr="0079397B">
          <w:rPr>
            <w:rFonts w:ascii="Arial" w:hAnsi="Arial" w:cs="Arial"/>
          </w:rPr>
          <w:t xml:space="preserve"> multiple groups to work in parallel while keeping costs manageable and minimizing bottlenecks in the lab workflow.</w:t>
        </w:r>
      </w:ins>
      <w:ins w:id="18" w:author="Eric Hoopfer" w:date="2025-11-07T16:13:00Z" w16du:dateUtc="2025-11-07T22:13:00Z">
        <w:r w:rsidR="00F152E5" w:rsidRPr="0079397B">
          <w:rPr>
            <w:rFonts w:ascii="Arial" w:hAnsi="Arial" w:cs="Arial"/>
          </w:rPr>
          <w:t xml:space="preserve"> Students were asked</w:t>
        </w:r>
      </w:ins>
      <w:ins w:id="19" w:author="Eric Hoopfer" w:date="2025-11-07T16:12:00Z" w16du:dateUtc="2025-11-07T22:12:00Z">
        <w:r w:rsidR="00F152E5" w:rsidRPr="0079397B">
          <w:rPr>
            <w:rFonts w:ascii="Arial" w:hAnsi="Arial" w:cs="Arial"/>
            <w:b/>
            <w:bCs/>
          </w:rPr>
          <w:t xml:space="preserve"> </w:t>
        </w:r>
      </w:ins>
      <w:r w:rsidRPr="0079397B">
        <w:rPr>
          <w:rFonts w:ascii="Arial" w:hAnsi="Arial" w:cs="Arial"/>
        </w:rPr>
        <w:t xml:space="preserve">to characterize the behaviors elicited by optogenetic activation of P1 neurons, without prior instruction about </w:t>
      </w:r>
      <w:r w:rsidR="000F5499" w:rsidRPr="0079397B">
        <w:rPr>
          <w:rFonts w:ascii="Arial" w:hAnsi="Arial" w:cs="Arial"/>
        </w:rPr>
        <w:t>the</w:t>
      </w:r>
      <w:r w:rsidRPr="0079397B">
        <w:rPr>
          <w:rFonts w:ascii="Arial" w:hAnsi="Arial" w:cs="Arial"/>
        </w:rPr>
        <w:t xml:space="preserve"> role</w:t>
      </w:r>
      <w:r w:rsidR="000F5499" w:rsidRPr="0079397B">
        <w:rPr>
          <w:rFonts w:ascii="Arial" w:hAnsi="Arial" w:cs="Arial"/>
        </w:rPr>
        <w:t xml:space="preserve"> of these neurons</w:t>
      </w:r>
      <w:r w:rsidRPr="0079397B">
        <w:rPr>
          <w:rFonts w:ascii="Arial" w:hAnsi="Arial" w:cs="Arial"/>
        </w:rPr>
        <w:t xml:space="preserve"> in male social behavior. The goal was for students to generate </w:t>
      </w:r>
      <w:r w:rsidR="000F5499" w:rsidRPr="0079397B">
        <w:rPr>
          <w:rFonts w:ascii="Arial" w:hAnsi="Arial" w:cs="Arial"/>
        </w:rPr>
        <w:t>conclusions</w:t>
      </w:r>
      <w:r w:rsidRPr="0079397B">
        <w:rPr>
          <w:rFonts w:ascii="Arial" w:hAnsi="Arial" w:cs="Arial"/>
        </w:rPr>
        <w:t xml:space="preserve"> </w:t>
      </w:r>
      <w:r w:rsidR="000F5499" w:rsidRPr="0079397B">
        <w:rPr>
          <w:rFonts w:ascii="Arial" w:hAnsi="Arial" w:cs="Arial"/>
        </w:rPr>
        <w:t xml:space="preserve">from their experiments </w:t>
      </w:r>
      <w:r w:rsidRPr="0079397B">
        <w:rPr>
          <w:rFonts w:ascii="Arial" w:hAnsi="Arial" w:cs="Arial"/>
        </w:rPr>
        <w:t xml:space="preserve">about how P1 neurons regulate courtship and aggression. To become familiar with the </w:t>
      </w:r>
      <w:proofErr w:type="spellStart"/>
      <w:r w:rsidRPr="0079397B">
        <w:rPr>
          <w:rFonts w:ascii="Arial" w:hAnsi="Arial" w:cs="Arial"/>
        </w:rPr>
        <w:t>FlyRig</w:t>
      </w:r>
      <w:proofErr w:type="spellEnd"/>
      <w:r w:rsidRPr="0079397B">
        <w:rPr>
          <w:rFonts w:ascii="Arial" w:hAnsi="Arial" w:cs="Arial"/>
        </w:rPr>
        <w:t xml:space="preserve"> system, each group first conducted a 20-minute pilot experiment, observing the behaviors of solitary males from each genotype in response to light pulses </w:t>
      </w:r>
      <w:r w:rsidR="00B14413" w:rsidRPr="0079397B">
        <w:rPr>
          <w:rFonts w:ascii="Arial" w:hAnsi="Arial" w:cs="Arial"/>
        </w:rPr>
        <w:t>at different frequencies</w:t>
      </w:r>
      <w:r w:rsidRPr="0079397B">
        <w:rPr>
          <w:rFonts w:ascii="Arial" w:hAnsi="Arial" w:cs="Arial"/>
        </w:rPr>
        <w:t xml:space="preserve">. After a class discussion, students selected a stimulation protocol (1 minute of 30 Hz pulsed light) and then tested both solitary males and male pairs from each genotype. </w:t>
      </w:r>
      <w:del w:id="20" w:author="Eric Hoopfer" w:date="2025-11-06T17:05:00Z" w16du:dateUtc="2025-11-06T23:05:00Z">
        <w:r w:rsidRPr="0079397B" w:rsidDel="009E2F37">
          <w:rPr>
            <w:rFonts w:ascii="Arial" w:hAnsi="Arial" w:cs="Arial"/>
          </w:rPr>
          <w:delText xml:space="preserve">They </w:delText>
        </w:r>
      </w:del>
      <w:ins w:id="21" w:author="Eric Hoopfer" w:date="2025-11-07T16:11:00Z" w16du:dateUtc="2025-11-07T22:11:00Z">
        <w:r w:rsidR="00F152E5" w:rsidRPr="0079397B">
          <w:rPr>
            <w:rFonts w:ascii="Arial" w:hAnsi="Arial" w:cs="Arial"/>
          </w:rPr>
          <w:t>Students</w:t>
        </w:r>
      </w:ins>
      <w:ins w:id="22" w:author="Eric Hoopfer" w:date="2025-11-06T17:05:00Z" w16du:dateUtc="2025-11-06T23:05:00Z">
        <w:r w:rsidR="009E2F37" w:rsidRPr="0079397B">
          <w:rPr>
            <w:rFonts w:ascii="Arial" w:hAnsi="Arial" w:cs="Arial"/>
          </w:rPr>
          <w:t xml:space="preserve"> </w:t>
        </w:r>
      </w:ins>
      <w:r w:rsidRPr="0079397B">
        <w:rPr>
          <w:rFonts w:ascii="Arial" w:hAnsi="Arial" w:cs="Arial"/>
        </w:rPr>
        <w:t xml:space="preserve">manually scored the number of lunges and wing extensions during light-on and light-off periods, graphed their results, and presented preliminary findings to the class. Based on these initial observations, </w:t>
      </w:r>
      <w:r w:rsidR="00037295" w:rsidRPr="0079397B">
        <w:rPr>
          <w:rFonts w:ascii="Arial" w:hAnsi="Arial" w:cs="Arial"/>
        </w:rPr>
        <w:t>each group formulated a hypothesis regarding P1 neuron function in male social behavior and designed a follow-up experiment to test it.</w:t>
      </w:r>
    </w:p>
    <w:p w14:paraId="629FCCD7" w14:textId="77777777" w:rsidR="00093C3E" w:rsidRPr="0079397B" w:rsidRDefault="00093C3E" w:rsidP="00093C3E">
      <w:pPr>
        <w:spacing w:line="360" w:lineRule="auto"/>
        <w:rPr>
          <w:rFonts w:ascii="Arial" w:hAnsi="Arial" w:cs="Arial"/>
          <w:b/>
          <w:bCs/>
        </w:rPr>
      </w:pPr>
    </w:p>
    <w:p w14:paraId="5903A0CC" w14:textId="2ACBAC5A" w:rsidR="00093C3E" w:rsidRPr="0079397B" w:rsidRDefault="00093C3E" w:rsidP="00093C3E">
      <w:pPr>
        <w:spacing w:line="360" w:lineRule="auto"/>
        <w:rPr>
          <w:rFonts w:ascii="Arial" w:hAnsi="Arial" w:cs="Arial"/>
          <w:b/>
          <w:bCs/>
        </w:rPr>
      </w:pPr>
      <w:proofErr w:type="spellStart"/>
      <w:r w:rsidRPr="0079397B">
        <w:rPr>
          <w:rFonts w:ascii="Arial" w:hAnsi="Arial" w:cs="Arial"/>
          <w:b/>
          <w:bCs/>
        </w:rPr>
        <w:t>FlyRig</w:t>
      </w:r>
      <w:proofErr w:type="spellEnd"/>
      <w:r w:rsidRPr="0079397B">
        <w:rPr>
          <w:rFonts w:ascii="Arial" w:hAnsi="Arial" w:cs="Arial"/>
          <w:b/>
          <w:bCs/>
        </w:rPr>
        <w:t xml:space="preserve"> equipment and software</w:t>
      </w:r>
    </w:p>
    <w:p w14:paraId="43D6837D" w14:textId="5835A0D2" w:rsidR="009D2A41" w:rsidRPr="0079397B" w:rsidRDefault="009D2A41" w:rsidP="00093C3E">
      <w:pPr>
        <w:spacing w:line="360" w:lineRule="auto"/>
        <w:rPr>
          <w:rFonts w:ascii="Arial" w:hAnsi="Arial" w:cs="Arial"/>
        </w:rPr>
      </w:pPr>
      <w:r w:rsidRPr="0079397B">
        <w:rPr>
          <w:rFonts w:ascii="Arial" w:hAnsi="Arial" w:cs="Arial"/>
        </w:rPr>
        <w:t xml:space="preserve">The </w:t>
      </w:r>
      <w:proofErr w:type="spellStart"/>
      <w:r w:rsidRPr="0079397B">
        <w:rPr>
          <w:rFonts w:ascii="Arial" w:hAnsi="Arial" w:cs="Arial"/>
        </w:rPr>
        <w:t>FlyRig</w:t>
      </w:r>
      <w:proofErr w:type="spellEnd"/>
      <w:r w:rsidRPr="0079397B">
        <w:rPr>
          <w:rFonts w:ascii="Arial" w:hAnsi="Arial" w:cs="Arial"/>
        </w:rPr>
        <w:t xml:space="preserve"> system consists of three main components: the </w:t>
      </w:r>
      <w:proofErr w:type="spellStart"/>
      <w:r w:rsidRPr="0079397B">
        <w:rPr>
          <w:rFonts w:ascii="Arial" w:hAnsi="Arial" w:cs="Arial"/>
        </w:rPr>
        <w:t>photostimulation</w:t>
      </w:r>
      <w:proofErr w:type="spellEnd"/>
      <w:r w:rsidRPr="0079397B">
        <w:rPr>
          <w:rFonts w:ascii="Arial" w:hAnsi="Arial" w:cs="Arial"/>
        </w:rPr>
        <w:t xml:space="preserve"> rig (Figure 1), </w:t>
      </w:r>
      <w:r w:rsidR="006140AB" w:rsidRPr="0079397B">
        <w:rPr>
          <w:rFonts w:ascii="Arial" w:hAnsi="Arial" w:cs="Arial"/>
        </w:rPr>
        <w:t xml:space="preserve">the </w:t>
      </w:r>
      <w:r w:rsidRPr="0079397B">
        <w:rPr>
          <w:rFonts w:ascii="Arial" w:hAnsi="Arial" w:cs="Arial"/>
        </w:rPr>
        <w:t xml:space="preserve">LED/backlight circuit board (Figure 2), and integrated software (Figure 3). Building and operating the system requires basic electronics assembly tools (e.g., soldering iron), access to a laser cutter, and a computer to run the </w:t>
      </w:r>
      <w:proofErr w:type="spellStart"/>
      <w:r w:rsidR="00F24AF5" w:rsidRPr="0079397B">
        <w:rPr>
          <w:rFonts w:ascii="Arial" w:hAnsi="Arial" w:cs="Arial"/>
        </w:rPr>
        <w:t>FlyRig</w:t>
      </w:r>
      <w:proofErr w:type="spellEnd"/>
      <w:r w:rsidRPr="0079397B">
        <w:rPr>
          <w:rFonts w:ascii="Arial" w:hAnsi="Arial" w:cs="Arial"/>
        </w:rPr>
        <w:t xml:space="preserve"> software and store video recordings.</w:t>
      </w:r>
    </w:p>
    <w:p w14:paraId="6C4C4703" w14:textId="77777777" w:rsidR="00093C3E" w:rsidRPr="0079397B" w:rsidRDefault="00093C3E" w:rsidP="00093C3E">
      <w:pPr>
        <w:spacing w:line="360" w:lineRule="auto"/>
        <w:rPr>
          <w:rFonts w:ascii="Arial" w:hAnsi="Arial" w:cs="Arial"/>
        </w:rPr>
      </w:pPr>
    </w:p>
    <w:p w14:paraId="454D2EEF" w14:textId="2408C8A8" w:rsidR="00093C3E" w:rsidRPr="0079397B" w:rsidRDefault="00093C3E" w:rsidP="00093C3E">
      <w:pPr>
        <w:spacing w:line="360" w:lineRule="auto"/>
        <w:rPr>
          <w:rFonts w:ascii="Arial" w:hAnsi="Arial" w:cs="Arial"/>
        </w:rPr>
      </w:pPr>
      <w:r w:rsidRPr="0079397B">
        <w:rPr>
          <w:rFonts w:ascii="Arial" w:hAnsi="Arial" w:cs="Arial"/>
        </w:rPr>
        <w:t xml:space="preserve">The </w:t>
      </w:r>
      <w:proofErr w:type="spellStart"/>
      <w:r w:rsidRPr="0079397B">
        <w:rPr>
          <w:rFonts w:ascii="Arial" w:hAnsi="Arial" w:cs="Arial"/>
        </w:rPr>
        <w:t>photostimulation</w:t>
      </w:r>
      <w:proofErr w:type="spellEnd"/>
      <w:r w:rsidRPr="0079397B">
        <w:rPr>
          <w:rFonts w:ascii="Arial" w:hAnsi="Arial" w:cs="Arial"/>
        </w:rPr>
        <w:t xml:space="preserve"> rig </w:t>
      </w:r>
      <w:r w:rsidR="00BC3322" w:rsidRPr="0079397B">
        <w:rPr>
          <w:rFonts w:ascii="Arial" w:hAnsi="Arial" w:cs="Arial"/>
        </w:rPr>
        <w:t>(Figure 1</w:t>
      </w:r>
      <w:r w:rsidR="00F24AF5" w:rsidRPr="0079397B">
        <w:rPr>
          <w:rFonts w:ascii="Arial" w:hAnsi="Arial" w:cs="Arial"/>
        </w:rPr>
        <w:t>A</w:t>
      </w:r>
      <w:r w:rsidR="00BC3322" w:rsidRPr="0079397B">
        <w:rPr>
          <w:rFonts w:ascii="Arial" w:hAnsi="Arial" w:cs="Arial"/>
        </w:rPr>
        <w:t xml:space="preserve">) </w:t>
      </w:r>
      <w:r w:rsidRPr="0079397B">
        <w:rPr>
          <w:rFonts w:ascii="Arial" w:hAnsi="Arial" w:cs="Arial"/>
        </w:rPr>
        <w:t>consists of a frame into which light, diffuser, and camera plates are inserted. The parts were laser cut from the following materials: frame panels (</w:t>
      </w:r>
      <w:r w:rsidR="009F3A21" w:rsidRPr="0079397B">
        <w:rPr>
          <w:rFonts w:ascii="Arial" w:hAnsi="Arial" w:cs="Arial"/>
        </w:rPr>
        <w:t>3/16</w:t>
      </w:r>
      <w:r w:rsidRPr="0079397B">
        <w:rPr>
          <w:rFonts w:ascii="Arial" w:hAnsi="Arial" w:cs="Arial"/>
        </w:rPr>
        <w:t xml:space="preserve">” </w:t>
      </w:r>
      <w:r w:rsidR="009F3A21" w:rsidRPr="0079397B">
        <w:rPr>
          <w:rFonts w:ascii="Arial" w:hAnsi="Arial" w:cs="Arial"/>
        </w:rPr>
        <w:t>thick nominal plywood</w:t>
      </w:r>
      <w:r w:rsidRPr="0079397B">
        <w:rPr>
          <w:rFonts w:ascii="Arial" w:hAnsi="Arial" w:cs="Arial"/>
        </w:rPr>
        <w:t xml:space="preserve">), </w:t>
      </w:r>
      <w:r w:rsidR="00F24AF5" w:rsidRPr="0079397B">
        <w:rPr>
          <w:rFonts w:ascii="Arial" w:hAnsi="Arial" w:cs="Arial"/>
        </w:rPr>
        <w:t>light</w:t>
      </w:r>
      <w:r w:rsidRPr="0079397B">
        <w:rPr>
          <w:rFonts w:ascii="Arial" w:hAnsi="Arial" w:cs="Arial"/>
        </w:rPr>
        <w:t xml:space="preserve"> and camera plates (0.125” clear acrylic; McMaster-Carr 8560K191), and diffuser plate (0.125” white Delrin; McMaster-Carr 8573K13). The frame can also be cut from 0.2” acrylic or Delrin to aid in cleaning.</w:t>
      </w:r>
      <w:ins w:id="23" w:author="Eric Hoopfer" w:date="2025-11-06T17:06:00Z" w16du:dateUtc="2025-11-06T23:06:00Z">
        <w:r w:rsidR="009E2F37" w:rsidRPr="0079397B">
          <w:rPr>
            <w:rFonts w:ascii="Arial" w:hAnsi="Arial" w:cs="Arial"/>
          </w:rPr>
          <w:t xml:space="preserve"> </w:t>
        </w:r>
      </w:ins>
      <w:ins w:id="24" w:author="Eric Hoopfer" w:date="2025-11-06T17:05:00Z">
        <w:r w:rsidR="009E2F37" w:rsidRPr="0079397B">
          <w:rPr>
            <w:rFonts w:ascii="Arial" w:hAnsi="Arial" w:cs="Arial"/>
          </w:rPr>
          <w:lastRenderedPageBreak/>
          <w:t>Laser-cut parts can be fabricated using local makerspaces, university facilities, or small commercial services that accept CAD files for custom orders</w:t>
        </w:r>
      </w:ins>
      <w:ins w:id="25" w:author="Eric Hoopfer" w:date="2025-11-08T14:47:00Z" w16du:dateUtc="2025-11-08T20:47:00Z">
        <w:r w:rsidR="00032EA3">
          <w:rPr>
            <w:rFonts w:ascii="Arial" w:hAnsi="Arial" w:cs="Arial"/>
          </w:rPr>
          <w:t xml:space="preserve"> (e.g., Ponoko.com)</w:t>
        </w:r>
      </w:ins>
      <w:ins w:id="26" w:author="Eric Hoopfer" w:date="2025-11-06T17:05:00Z">
        <w:r w:rsidR="009E2F37" w:rsidRPr="0079397B">
          <w:rPr>
            <w:rFonts w:ascii="Arial" w:hAnsi="Arial" w:cs="Arial"/>
          </w:rPr>
          <w:t xml:space="preserve">. </w:t>
        </w:r>
      </w:ins>
      <w:ins w:id="27" w:author="Eric Hoopfer" w:date="2025-11-08T14:47:00Z" w16du:dateUtc="2025-11-08T20:47:00Z">
        <w:r w:rsidR="00032EA3">
          <w:rPr>
            <w:rFonts w:ascii="Arial" w:hAnsi="Arial" w:cs="Arial"/>
          </w:rPr>
          <w:t>However, n</w:t>
        </w:r>
      </w:ins>
      <w:ins w:id="28" w:author="Eric Hoopfer" w:date="2025-11-06T17:05:00Z">
        <w:r w:rsidR="009E2F37" w:rsidRPr="0079397B">
          <w:rPr>
            <w:rFonts w:ascii="Arial" w:hAnsi="Arial" w:cs="Arial"/>
          </w:rPr>
          <w:t>o specific vendor is required, allowing flexibility based on availability and cost.</w:t>
        </w:r>
      </w:ins>
    </w:p>
    <w:p w14:paraId="3D0E4F6E" w14:textId="77777777" w:rsidR="00093C3E" w:rsidRPr="0079397B" w:rsidRDefault="00093C3E" w:rsidP="00093C3E">
      <w:pPr>
        <w:spacing w:line="360" w:lineRule="auto"/>
        <w:rPr>
          <w:rFonts w:ascii="Arial" w:hAnsi="Arial" w:cs="Arial"/>
        </w:rPr>
      </w:pPr>
    </w:p>
    <w:p w14:paraId="690A092C" w14:textId="47C51E50" w:rsidR="00093C3E" w:rsidRPr="0079397B" w:rsidRDefault="00093C3E" w:rsidP="00093C3E">
      <w:pPr>
        <w:spacing w:line="360" w:lineRule="auto"/>
        <w:rPr>
          <w:rFonts w:ascii="Arial" w:hAnsi="Arial" w:cs="Arial"/>
        </w:rPr>
      </w:pPr>
      <w:r w:rsidRPr="0079397B">
        <w:rPr>
          <w:rFonts w:ascii="Arial" w:hAnsi="Arial" w:cs="Arial"/>
        </w:rPr>
        <w:t xml:space="preserve">High-intensity deep red LEDs (655nm wavelength, </w:t>
      </w:r>
      <w:proofErr w:type="spellStart"/>
      <w:r w:rsidRPr="0079397B">
        <w:rPr>
          <w:rFonts w:ascii="Arial" w:hAnsi="Arial" w:cs="Arial"/>
        </w:rPr>
        <w:t>Luxeon</w:t>
      </w:r>
      <w:proofErr w:type="spellEnd"/>
      <w:r w:rsidRPr="0079397B">
        <w:rPr>
          <w:rFonts w:ascii="Arial" w:hAnsi="Arial" w:cs="Arial"/>
        </w:rPr>
        <w:t xml:space="preserve"> Star LEDs SR-05-D0000) were mounted on the light plate for </w:t>
      </w:r>
      <w:proofErr w:type="spellStart"/>
      <w:r w:rsidR="006140AB" w:rsidRPr="0079397B">
        <w:rPr>
          <w:rFonts w:ascii="Arial" w:hAnsi="Arial" w:cs="Arial"/>
        </w:rPr>
        <w:t>photostimulation</w:t>
      </w:r>
      <w:proofErr w:type="spellEnd"/>
      <w:r w:rsidRPr="0079397B">
        <w:rPr>
          <w:rFonts w:ascii="Arial" w:hAnsi="Arial" w:cs="Arial"/>
        </w:rPr>
        <w:t>, along with strips of 850nm IR LEDs (ledlightsworld.com 5M-HK-8MM-F3528-850-30-NW-IR-12) to visualize fly behavior</w:t>
      </w:r>
      <w:r w:rsidR="00112796" w:rsidRPr="0079397B">
        <w:rPr>
          <w:rFonts w:ascii="Arial" w:hAnsi="Arial" w:cs="Arial"/>
        </w:rPr>
        <w:t xml:space="preserve"> (Figure 1B)</w:t>
      </w:r>
      <w:r w:rsidRPr="0079397B">
        <w:rPr>
          <w:rFonts w:ascii="Arial" w:hAnsi="Arial" w:cs="Arial"/>
        </w:rPr>
        <w:t xml:space="preserve">. The fly behavior chamber </w:t>
      </w:r>
      <w:r w:rsidR="00A76411" w:rsidRPr="0079397B">
        <w:rPr>
          <w:rFonts w:ascii="Arial" w:hAnsi="Arial" w:cs="Arial"/>
        </w:rPr>
        <w:t xml:space="preserve">(Figure 1C) </w:t>
      </w:r>
      <w:r w:rsidRPr="0079397B">
        <w:rPr>
          <w:rFonts w:ascii="Arial" w:hAnsi="Arial" w:cs="Arial"/>
        </w:rPr>
        <w:t>was placed on the diffuser plate</w:t>
      </w:r>
      <w:r w:rsidR="006140AB" w:rsidRPr="0079397B">
        <w:rPr>
          <w:rFonts w:ascii="Arial" w:hAnsi="Arial" w:cs="Arial"/>
        </w:rPr>
        <w:t>,</w:t>
      </w:r>
      <w:r w:rsidRPr="0079397B">
        <w:rPr>
          <w:rFonts w:ascii="Arial" w:hAnsi="Arial" w:cs="Arial"/>
        </w:rPr>
        <w:t xml:space="preserve"> and fly behavior was recorded using a </w:t>
      </w:r>
      <w:r w:rsidR="00007363" w:rsidRPr="0079397B">
        <w:rPr>
          <w:rFonts w:ascii="Arial" w:hAnsi="Arial" w:cs="Arial"/>
        </w:rPr>
        <w:t>mini-USB</w:t>
      </w:r>
      <w:r w:rsidRPr="0079397B">
        <w:rPr>
          <w:rFonts w:ascii="Arial" w:hAnsi="Arial" w:cs="Arial"/>
        </w:rPr>
        <w:t xml:space="preserve"> camera with a 2.8-12mm zoom lens (ELP ELP-USBFHD06H-FV) mounted on the camera plate. A long-pass IR filter (B&amp;H Camera 87CP3) was affixed to the lens to block light from the high-intensity LEDs.</w:t>
      </w:r>
    </w:p>
    <w:p w14:paraId="410ED180" w14:textId="77777777" w:rsidR="00093C3E" w:rsidRPr="0079397B" w:rsidRDefault="00093C3E" w:rsidP="00093C3E">
      <w:pPr>
        <w:spacing w:line="360" w:lineRule="auto"/>
        <w:rPr>
          <w:rFonts w:ascii="Arial" w:hAnsi="Arial" w:cs="Arial"/>
        </w:rPr>
      </w:pPr>
    </w:p>
    <w:p w14:paraId="7087E048" w14:textId="67C68AEE" w:rsidR="00093C3E" w:rsidRPr="0079397B" w:rsidRDefault="00093C3E" w:rsidP="00093C3E">
      <w:pPr>
        <w:spacing w:line="360" w:lineRule="auto"/>
        <w:rPr>
          <w:rFonts w:ascii="Arial" w:hAnsi="Arial" w:cs="Arial"/>
        </w:rPr>
      </w:pPr>
      <w:r w:rsidRPr="0079397B">
        <w:rPr>
          <w:rFonts w:ascii="Arial" w:hAnsi="Arial" w:cs="Arial"/>
        </w:rPr>
        <w:t>We adapted the LED control circuit from</w:t>
      </w:r>
      <w:r w:rsidR="003317B2" w:rsidRPr="0079397B">
        <w:rPr>
          <w:rFonts w:ascii="Arial" w:hAnsi="Arial" w:cs="Arial"/>
        </w:rPr>
        <w:t xml:space="preserve"> </w:t>
      </w:r>
      <w:r w:rsidR="00FB1756" w:rsidRPr="0079397B">
        <w:rPr>
          <w:rFonts w:ascii="Arial" w:hAnsi="Arial" w:cs="Arial"/>
        </w:rPr>
        <w:t xml:space="preserve">Pulver et al. </w:t>
      </w:r>
      <w:sdt>
        <w:sdtPr>
          <w:rPr>
            <w:rFonts w:ascii="Arial" w:hAnsi="Arial" w:cs="Arial"/>
          </w:rPr>
          <w:alias w:val="SmartCite Citation"/>
          <w:tag w:val="5a0031f8-ec22-495f-b417-4cd6b50b5c68:8cd2df04-7a5a-4ea4-972e-1d78d99b0295+{&quot;manual_text_override&quot;:null,&quot;mode&quot;:&quot;suppress-author&quot;,&quot;items&quot;:{&quot;5a0031f8-ec22-495f-b417-4cd6b50b5c68:8cd2df04-7a5a-4ea4-972e-1d78d99b0295&quot;:{&quot;position&quot;:null,&quot;prefix&quot;:null,&quot;suffix&quot;:null,&quot;suppressAuthor&quot;:true}}}"/>
          <w:id w:val="-1850707920"/>
          <w:placeholder>
            <w:docPart w:val="DefaultPlaceholder_-1854013440"/>
          </w:placeholder>
        </w:sdtPr>
        <w:sdtContent>
          <w:r w:rsidR="00893991" w:rsidRPr="0079397B">
            <w:rPr>
              <w:rFonts w:ascii="Arial" w:eastAsia="Times New Roman" w:hAnsi="Arial" w:cs="Arial"/>
            </w:rPr>
            <w:t>(2011)</w:t>
          </w:r>
        </w:sdtContent>
      </w:sdt>
      <w:r w:rsidRPr="0079397B">
        <w:rPr>
          <w:rFonts w:ascii="Arial" w:hAnsi="Arial" w:cs="Arial"/>
        </w:rPr>
        <w:t xml:space="preserve"> </w:t>
      </w:r>
      <w:r w:rsidR="005D3A1F" w:rsidRPr="0079397B">
        <w:rPr>
          <w:rFonts w:ascii="Arial" w:hAnsi="Arial" w:cs="Arial"/>
        </w:rPr>
        <w:t xml:space="preserve">and </w:t>
      </w:r>
      <w:sdt>
        <w:sdtPr>
          <w:rPr>
            <w:rFonts w:ascii="Arial" w:hAnsi="Arial" w:cs="Arial"/>
            <w:highlight w:val="yellow"/>
          </w:rPr>
          <w:alias w:val="SmartCite Citation"/>
          <w:tag w:val="5a0031f8-ec22-495f-b417-4cd6b50b5c68:0226a360-e488-463c-81a2-bf46aa9dac21+{&quot;manual_text_override&quot;:null,&quot;mode&quot;:&quot;composite&quot;}"/>
          <w:id w:val="53124494"/>
          <w:placeholder>
            <w:docPart w:val="7490DEC068327241BE96C3D38093F671"/>
          </w:placeholder>
        </w:sdtPr>
        <w:sdtEndPr>
          <w:rPr>
            <w:highlight w:val="none"/>
          </w:rPr>
        </w:sdtEndPr>
        <w:sdtContent>
          <w:r w:rsidR="00893991" w:rsidRPr="0079397B">
            <w:rPr>
              <w:rFonts w:ascii="Arial" w:eastAsia="Times New Roman" w:hAnsi="Arial" w:cs="Arial"/>
            </w:rPr>
            <w:t>Inagaki et al. (2013)</w:t>
          </w:r>
        </w:sdtContent>
      </w:sdt>
      <w:r w:rsidR="005D3A1F" w:rsidRPr="0079397B">
        <w:rPr>
          <w:rFonts w:ascii="Arial" w:hAnsi="Arial" w:cs="Arial"/>
        </w:rPr>
        <w:t>,</w:t>
      </w:r>
      <w:r w:rsidRPr="0079397B">
        <w:rPr>
          <w:rFonts w:ascii="Arial" w:hAnsi="Arial" w:cs="Arial"/>
        </w:rPr>
        <w:t xml:space="preserve"> and mounted all components on a custom-printed circuit board (PCB; JLCPCB.com</w:t>
      </w:r>
      <w:r w:rsidR="00766A51" w:rsidRPr="0079397B">
        <w:rPr>
          <w:rFonts w:ascii="Arial" w:hAnsi="Arial" w:cs="Arial"/>
        </w:rPr>
        <w:t>; Figure 2)</w:t>
      </w:r>
      <w:r w:rsidRPr="0079397B">
        <w:rPr>
          <w:rFonts w:ascii="Arial" w:hAnsi="Arial" w:cs="Arial"/>
        </w:rPr>
        <w:t>. Design files for the PCB</w:t>
      </w:r>
      <w:r w:rsidR="00747BFF" w:rsidRPr="0079397B">
        <w:rPr>
          <w:rFonts w:ascii="Arial" w:hAnsi="Arial" w:cs="Arial"/>
        </w:rPr>
        <w:t xml:space="preserve"> and</w:t>
      </w:r>
      <w:r w:rsidRPr="0079397B">
        <w:rPr>
          <w:rFonts w:ascii="Arial" w:hAnsi="Arial" w:cs="Arial"/>
        </w:rPr>
        <w:t xml:space="preserve"> instructions for assembling the circuit on a standard breadboard</w:t>
      </w:r>
      <w:r w:rsidR="00747BFF" w:rsidRPr="0079397B">
        <w:rPr>
          <w:rFonts w:ascii="Arial" w:hAnsi="Arial" w:cs="Arial"/>
        </w:rPr>
        <w:t xml:space="preserve"> are available for download (Supplemental materials)</w:t>
      </w:r>
      <w:r w:rsidRPr="0079397B">
        <w:rPr>
          <w:rFonts w:ascii="Arial" w:hAnsi="Arial" w:cs="Arial"/>
        </w:rPr>
        <w:t xml:space="preserve">. </w:t>
      </w:r>
      <w:r w:rsidR="009F3A21" w:rsidRPr="0079397B">
        <w:rPr>
          <w:rFonts w:ascii="Arial" w:hAnsi="Arial" w:cs="Arial"/>
        </w:rPr>
        <w:t xml:space="preserve">A Metro Mini microcontroller, controlled by </w:t>
      </w:r>
      <w:r w:rsidR="0019209D" w:rsidRPr="0079397B">
        <w:rPr>
          <w:rFonts w:ascii="Arial" w:hAnsi="Arial" w:cs="Arial"/>
        </w:rPr>
        <w:t>Arduino code</w:t>
      </w:r>
      <w:r w:rsidR="009F3A21" w:rsidRPr="0079397B">
        <w:rPr>
          <w:rFonts w:ascii="Arial" w:hAnsi="Arial" w:cs="Arial"/>
        </w:rPr>
        <w:t xml:space="preserve">, regulates both the timing and intensity of </w:t>
      </w:r>
      <w:proofErr w:type="spellStart"/>
      <w:r w:rsidR="009F3A21" w:rsidRPr="0079397B">
        <w:rPr>
          <w:rFonts w:ascii="Arial" w:hAnsi="Arial" w:cs="Arial"/>
        </w:rPr>
        <w:t>photostimulation</w:t>
      </w:r>
      <w:proofErr w:type="spellEnd"/>
      <w:r w:rsidR="009F3A21" w:rsidRPr="0079397B">
        <w:rPr>
          <w:rFonts w:ascii="Arial" w:hAnsi="Arial" w:cs="Arial"/>
        </w:rPr>
        <w:t xml:space="preserve">. To control the stimulation LEDs, the microcontroller sends digital commands via the I²C (Inter-Integrated Circuit) protocol to a digital-to-analog converter (DAC), which outputs a 0–5V analog control voltage. This analog signal drives </w:t>
      </w:r>
      <w:proofErr w:type="spellStart"/>
      <w:r w:rsidR="009F3A21" w:rsidRPr="0079397B">
        <w:rPr>
          <w:rFonts w:ascii="Arial" w:hAnsi="Arial" w:cs="Arial"/>
        </w:rPr>
        <w:t>an</w:t>
      </w:r>
      <w:proofErr w:type="spellEnd"/>
      <w:r w:rsidR="009F3A21" w:rsidRPr="0079397B">
        <w:rPr>
          <w:rFonts w:ascii="Arial" w:hAnsi="Arial" w:cs="Arial"/>
        </w:rPr>
        <w:t xml:space="preserve"> externally dimmable constant-current LED driver (</w:t>
      </w:r>
      <w:proofErr w:type="spellStart"/>
      <w:r w:rsidR="007C3F13" w:rsidRPr="0079397B">
        <w:rPr>
          <w:rFonts w:ascii="Arial" w:hAnsi="Arial" w:cs="Arial"/>
        </w:rPr>
        <w:t>Buckpuck</w:t>
      </w:r>
      <w:proofErr w:type="spellEnd"/>
      <w:r w:rsidR="007C3F13" w:rsidRPr="0079397B">
        <w:rPr>
          <w:rFonts w:ascii="Arial" w:hAnsi="Arial" w:cs="Arial"/>
        </w:rPr>
        <w:t xml:space="preserve"> 3021-D-E-700; </w:t>
      </w:r>
      <w:r w:rsidR="009F3A21" w:rsidRPr="0079397B">
        <w:rPr>
          <w:rFonts w:ascii="Arial" w:hAnsi="Arial" w:cs="Arial"/>
        </w:rPr>
        <w:t xml:space="preserve">maximum output 700 mA), powered by a 12 V DC supply. For the infrared (IR) backlight LEDs, brightness is modulated independently using </w:t>
      </w:r>
      <w:r w:rsidR="006140AB" w:rsidRPr="0079397B">
        <w:rPr>
          <w:rFonts w:ascii="Arial" w:hAnsi="Arial" w:cs="Arial"/>
        </w:rPr>
        <w:t xml:space="preserve">a </w:t>
      </w:r>
      <w:r w:rsidR="00695DB1" w:rsidRPr="0079397B">
        <w:rPr>
          <w:rFonts w:ascii="Arial" w:hAnsi="Arial" w:cs="Arial"/>
        </w:rPr>
        <w:t xml:space="preserve">5V PMW signal from the microcontroller to </w:t>
      </w:r>
      <w:r w:rsidR="009F3A21" w:rsidRPr="0079397B">
        <w:rPr>
          <w:rFonts w:ascii="Arial" w:hAnsi="Arial" w:cs="Arial"/>
        </w:rPr>
        <w:t xml:space="preserve">a field-effect transistor (FET) configured as a low-side switch. </w:t>
      </w:r>
      <w:r w:rsidRPr="0079397B">
        <w:rPr>
          <w:rFonts w:ascii="Arial" w:hAnsi="Arial" w:cs="Arial"/>
        </w:rPr>
        <w:t xml:space="preserve">This setup enabled real-time adjustment of IR illumination to optimize video contrast and image quality. To mark the timing of </w:t>
      </w:r>
      <w:r w:rsidR="004C14B7" w:rsidRPr="0079397B">
        <w:rPr>
          <w:rFonts w:ascii="Arial" w:hAnsi="Arial" w:cs="Arial"/>
        </w:rPr>
        <w:t xml:space="preserve">light </w:t>
      </w:r>
      <w:r w:rsidRPr="0079397B">
        <w:rPr>
          <w:rFonts w:ascii="Arial" w:hAnsi="Arial" w:cs="Arial"/>
        </w:rPr>
        <w:t xml:space="preserve">stimulation in video recordings, we mounted an additional IR indicator LED near the behavioral chamber. </w:t>
      </w:r>
      <w:r w:rsidR="00A64E89" w:rsidRPr="0079397B">
        <w:rPr>
          <w:rFonts w:ascii="Arial" w:hAnsi="Arial" w:cs="Arial"/>
        </w:rPr>
        <w:t>A separate digital output from the microcontroller, synchronized with the stimulation protocol, controlled the indicator LED, providing a visible timing reference in the recorded footage.</w:t>
      </w:r>
      <w:r w:rsidR="004C14B7" w:rsidRPr="0079397B">
        <w:rPr>
          <w:rFonts w:ascii="Arial" w:hAnsi="Arial" w:cs="Arial"/>
        </w:rPr>
        <w:t xml:space="preserve"> We also developed an </w:t>
      </w:r>
      <w:r w:rsidR="004C14B7" w:rsidRPr="0079397B">
        <w:rPr>
          <w:rFonts w:ascii="Arial" w:hAnsi="Arial" w:cs="Arial"/>
        </w:rPr>
        <w:lastRenderedPageBreak/>
        <w:t>expanded version of the PCB capable of driving four sets of LEDs and eight solenoid valves independently (Supplemental Materials).</w:t>
      </w:r>
    </w:p>
    <w:p w14:paraId="27B4209F" w14:textId="77777777" w:rsidR="00093C3E" w:rsidRPr="0079397B" w:rsidRDefault="00093C3E" w:rsidP="00093C3E">
      <w:pPr>
        <w:spacing w:line="360" w:lineRule="auto"/>
        <w:rPr>
          <w:rFonts w:ascii="Arial" w:hAnsi="Arial" w:cs="Arial"/>
        </w:rPr>
      </w:pPr>
    </w:p>
    <w:p w14:paraId="307E5358" w14:textId="43758686" w:rsidR="00085FEF" w:rsidRPr="0079397B" w:rsidRDefault="00085FEF" w:rsidP="00093C3E">
      <w:pPr>
        <w:spacing w:line="360" w:lineRule="auto"/>
        <w:rPr>
          <w:rFonts w:ascii="Arial" w:hAnsi="Arial" w:cs="Arial"/>
        </w:rPr>
      </w:pPr>
      <w:proofErr w:type="spellStart"/>
      <w:r w:rsidRPr="0079397B">
        <w:rPr>
          <w:rFonts w:ascii="Arial" w:hAnsi="Arial" w:cs="Arial"/>
        </w:rPr>
        <w:t>FlyRig</w:t>
      </w:r>
      <w:proofErr w:type="spellEnd"/>
      <w:r w:rsidRPr="0079397B">
        <w:rPr>
          <w:rFonts w:ascii="Arial" w:hAnsi="Arial" w:cs="Arial"/>
        </w:rPr>
        <w:t xml:space="preserve"> software </w:t>
      </w:r>
      <w:r w:rsidR="00A84B81" w:rsidRPr="0079397B">
        <w:rPr>
          <w:rFonts w:ascii="Arial" w:hAnsi="Arial" w:cs="Arial"/>
        </w:rPr>
        <w:t xml:space="preserve">(Figure 3) </w:t>
      </w:r>
      <w:r w:rsidRPr="0079397B">
        <w:rPr>
          <w:rFonts w:ascii="Arial" w:hAnsi="Arial" w:cs="Arial"/>
        </w:rPr>
        <w:t>was developed in JavaScript using Electron (electronjs.org) and Node.js (nodejs.org</w:t>
      </w:r>
      <w:proofErr w:type="gramStart"/>
      <w:r w:rsidRPr="0079397B">
        <w:rPr>
          <w:rFonts w:ascii="Arial" w:hAnsi="Arial" w:cs="Arial"/>
        </w:rPr>
        <w:t>), and</w:t>
      </w:r>
      <w:proofErr w:type="gramEnd"/>
      <w:r w:rsidRPr="0079397B">
        <w:rPr>
          <w:rFonts w:ascii="Arial" w:hAnsi="Arial" w:cs="Arial"/>
        </w:rPr>
        <w:t xml:space="preserve"> runs on both Windows and macOS operating systems. It features an integrated graphical user interface for controlling LED activation (manually or automatically)</w:t>
      </w:r>
      <w:r w:rsidR="008317FF" w:rsidRPr="0079397B">
        <w:rPr>
          <w:rFonts w:ascii="Arial" w:hAnsi="Arial" w:cs="Arial"/>
        </w:rPr>
        <w:t xml:space="preserve"> and IR lighting</w:t>
      </w:r>
      <w:r w:rsidRPr="0079397B">
        <w:rPr>
          <w:rFonts w:ascii="Arial" w:hAnsi="Arial" w:cs="Arial"/>
        </w:rPr>
        <w:t>, logging experimental metadata</w:t>
      </w:r>
      <w:r w:rsidR="008317FF" w:rsidRPr="0079397B">
        <w:rPr>
          <w:rFonts w:ascii="Arial" w:hAnsi="Arial" w:cs="Arial"/>
        </w:rPr>
        <w:t>, and recording videos in h264 mp4 format</w:t>
      </w:r>
      <w:r w:rsidRPr="0079397B">
        <w:rPr>
          <w:rFonts w:ascii="Arial" w:hAnsi="Arial" w:cs="Arial"/>
        </w:rPr>
        <w:t xml:space="preserve">. </w:t>
      </w:r>
      <w:r w:rsidR="008317FF" w:rsidRPr="0079397B">
        <w:rPr>
          <w:rFonts w:ascii="Arial" w:hAnsi="Arial" w:cs="Arial"/>
        </w:rPr>
        <w:t>The GUI can be used to record video without the circuit board</w:t>
      </w:r>
      <w:r w:rsidR="00745E24" w:rsidRPr="0079397B">
        <w:rPr>
          <w:rFonts w:ascii="Arial" w:hAnsi="Arial" w:cs="Arial"/>
        </w:rPr>
        <w:t xml:space="preserve"> connected</w:t>
      </w:r>
      <w:r w:rsidR="008317FF" w:rsidRPr="0079397B">
        <w:rPr>
          <w:rFonts w:ascii="Arial" w:hAnsi="Arial" w:cs="Arial"/>
        </w:rPr>
        <w:t xml:space="preserve">. </w:t>
      </w:r>
      <w:r w:rsidRPr="0079397B">
        <w:rPr>
          <w:rFonts w:ascii="Arial" w:hAnsi="Arial" w:cs="Arial"/>
        </w:rPr>
        <w:t>To facilitate classroom use, a precompiled executable version is available for Windows, allowing the software to be run without installation or code modification.</w:t>
      </w:r>
    </w:p>
    <w:p w14:paraId="04C2392D" w14:textId="77777777" w:rsidR="00540829" w:rsidRPr="0079397B" w:rsidRDefault="00540829" w:rsidP="00DB1173">
      <w:pPr>
        <w:spacing w:line="360" w:lineRule="auto"/>
        <w:rPr>
          <w:rFonts w:ascii="Arial" w:hAnsi="Arial" w:cs="Arial"/>
          <w:b/>
          <w:bCs/>
        </w:rPr>
      </w:pPr>
    </w:p>
    <w:p w14:paraId="11B1502B" w14:textId="5E0AB6CF" w:rsidR="00540829" w:rsidRPr="0079397B" w:rsidRDefault="00540829" w:rsidP="00540829">
      <w:pPr>
        <w:spacing w:line="360" w:lineRule="auto"/>
        <w:rPr>
          <w:rFonts w:ascii="Arial" w:hAnsi="Arial" w:cs="Arial"/>
          <w:b/>
          <w:bCs/>
        </w:rPr>
      </w:pPr>
      <w:r w:rsidRPr="0079397B">
        <w:rPr>
          <w:rFonts w:ascii="Arial" w:hAnsi="Arial" w:cs="Arial"/>
          <w:b/>
          <w:bCs/>
        </w:rPr>
        <w:t>Fly stocks</w:t>
      </w:r>
    </w:p>
    <w:p w14:paraId="5A5D3DF0" w14:textId="2FB3AF04" w:rsidR="00540829" w:rsidRPr="0079397B" w:rsidRDefault="00540829" w:rsidP="00540829">
      <w:pPr>
        <w:spacing w:line="360" w:lineRule="auto"/>
        <w:rPr>
          <w:rFonts w:ascii="Arial" w:hAnsi="Arial" w:cs="Arial"/>
        </w:rPr>
      </w:pPr>
      <w:r w:rsidRPr="0079397B">
        <w:rPr>
          <w:rFonts w:ascii="Arial" w:hAnsi="Arial" w:cs="Arial"/>
        </w:rPr>
        <w:t xml:space="preserve">The following fly stocks were used: </w:t>
      </w:r>
      <w:r w:rsidRPr="0079397B">
        <w:rPr>
          <w:rFonts w:ascii="Arial" w:hAnsi="Arial" w:cs="Arial"/>
          <w:i/>
          <w:iCs/>
        </w:rPr>
        <w:t>pBDPGAL4U</w:t>
      </w:r>
      <w:r w:rsidRPr="0079397B">
        <w:rPr>
          <w:rFonts w:ascii="Arial" w:hAnsi="Arial" w:cs="Arial"/>
        </w:rPr>
        <w:t xml:space="preserve"> </w:t>
      </w:r>
      <w:sdt>
        <w:sdtPr>
          <w:rPr>
            <w:rFonts w:ascii="Arial" w:hAnsi="Arial" w:cs="Arial"/>
          </w:rPr>
          <w:alias w:val="SmartCite Citation"/>
          <w:tag w:val="5a0031f8-ec22-495f-b417-4cd6b50b5c68:4d224a4b-b81f-453b-97df-332c7c43eb42+{&quot;items&quot;:{&quot;5a0031f8-ec22-495f-b417-4cd6b50b5c68:4d224a4b-b81f-453b-97df-332c7c43eb42&quot;:{&quot;position&quot;:null,&quot;prefix&quot;:&quot;BDSC #68384;&quot;,&quot;suffix&quot;:&quot;&quot;,&quot;suppressAuthor&quot;:null}}}"/>
          <w:id w:val="-1552614018"/>
          <w:placeholder>
            <w:docPart w:val="68CEB9343343B943B3B74651C2AF250F"/>
          </w:placeholder>
        </w:sdtPr>
        <w:sdtContent>
          <w:r w:rsidR="00893991" w:rsidRPr="0079397B">
            <w:rPr>
              <w:rFonts w:ascii="Arial" w:eastAsia="Times New Roman" w:hAnsi="Arial" w:cs="Arial"/>
            </w:rPr>
            <w:t>(BDSC #68384; Pfeiffer et al., 2010)</w:t>
          </w:r>
        </w:sdtContent>
      </w:sdt>
      <w:r w:rsidRPr="0079397B">
        <w:rPr>
          <w:rFonts w:ascii="Arial" w:hAnsi="Arial" w:cs="Arial"/>
        </w:rPr>
        <w:t xml:space="preserve">, </w:t>
      </w:r>
      <w:r w:rsidRPr="0079397B">
        <w:rPr>
          <w:rFonts w:ascii="Arial" w:hAnsi="Arial" w:cs="Arial"/>
          <w:i/>
          <w:iCs/>
        </w:rPr>
        <w:t>R15A01-p65.AD(attP40</w:t>
      </w:r>
      <w:proofErr w:type="gramStart"/>
      <w:r w:rsidRPr="0079397B">
        <w:rPr>
          <w:rFonts w:ascii="Arial" w:hAnsi="Arial" w:cs="Arial"/>
          <w:i/>
          <w:iCs/>
        </w:rPr>
        <w:t>);GMR</w:t>
      </w:r>
      <w:proofErr w:type="gramEnd"/>
      <w:r w:rsidRPr="0079397B">
        <w:rPr>
          <w:rFonts w:ascii="Arial" w:hAnsi="Arial" w:cs="Arial"/>
          <w:i/>
          <w:iCs/>
        </w:rPr>
        <w:t>71G01-GAL4</w:t>
      </w:r>
      <w:proofErr w:type="gramStart"/>
      <w:r w:rsidR="00A71A8B" w:rsidRPr="0079397B">
        <w:rPr>
          <w:rFonts w:ascii="Arial" w:hAnsi="Arial" w:cs="Arial"/>
          <w:i/>
          <w:iCs/>
        </w:rPr>
        <w:t>DBD</w:t>
      </w:r>
      <w:r w:rsidRPr="0079397B">
        <w:rPr>
          <w:rFonts w:ascii="Arial" w:hAnsi="Arial" w:cs="Arial"/>
          <w:i/>
          <w:iCs/>
        </w:rPr>
        <w:t>(</w:t>
      </w:r>
      <w:proofErr w:type="gramEnd"/>
      <w:r w:rsidRPr="0079397B">
        <w:rPr>
          <w:rFonts w:ascii="Arial" w:hAnsi="Arial" w:cs="Arial"/>
          <w:i/>
          <w:iCs/>
        </w:rPr>
        <w:t>attP2)</w:t>
      </w:r>
      <w:r w:rsidRPr="0079397B">
        <w:rPr>
          <w:rFonts w:ascii="Arial" w:hAnsi="Arial" w:cs="Arial"/>
        </w:rPr>
        <w:t xml:space="preserve"> </w:t>
      </w:r>
      <w:sdt>
        <w:sdtPr>
          <w:rPr>
            <w:rFonts w:ascii="Arial" w:hAnsi="Arial" w:cs="Arial"/>
          </w:rPr>
          <w:alias w:val="SmartCite Citation"/>
          <w:tag w:val="5a0031f8-ec22-495f-b417-4cd6b50b5c68:0982da0a-f072-455a-8c1d-9dd4895ab7d4+{&quot;items&quot;:{&quot;5a0031f8-ec22-495f-b417-4cd6b50b5c68:0982da0a-f072-455a-8c1d-9dd4895ab7d4&quot;:{&quot;position&quot;:null,&quot;prefix&quot;:&quot;referred to as P1a in text;&quot;,&quot;suffix&quot;:null,&quot;suppressAuthor&quot;:null}}}"/>
          <w:id w:val="308374350"/>
          <w:placeholder>
            <w:docPart w:val="68CEB9343343B943B3B74651C2AF250F"/>
          </w:placeholder>
        </w:sdtPr>
        <w:sdtContent>
          <w:r w:rsidR="00893991" w:rsidRPr="0079397B">
            <w:rPr>
              <w:rFonts w:ascii="Arial" w:eastAsia="Times New Roman" w:hAnsi="Arial" w:cs="Arial"/>
            </w:rPr>
            <w:t>(referred to as P1a in text; Hoopfer et al., 2015)</w:t>
          </w:r>
        </w:sdtContent>
      </w:sdt>
      <w:r w:rsidRPr="0079397B">
        <w:rPr>
          <w:rFonts w:ascii="Arial" w:hAnsi="Arial" w:cs="Arial"/>
        </w:rPr>
        <w:t xml:space="preserve">, </w:t>
      </w:r>
      <w:r w:rsidRPr="0079397B">
        <w:rPr>
          <w:rFonts w:ascii="Arial" w:hAnsi="Arial" w:cs="Arial"/>
          <w:i/>
        </w:rPr>
        <w:t>20XUAS-IVS-CsChrimson.mVenus(attP2)</w:t>
      </w:r>
      <w:r w:rsidRPr="0079397B">
        <w:rPr>
          <w:rFonts w:ascii="Arial" w:hAnsi="Arial" w:cs="Arial"/>
        </w:rPr>
        <w:t xml:space="preserve"> </w:t>
      </w:r>
      <w:sdt>
        <w:sdtPr>
          <w:rPr>
            <w:rFonts w:ascii="Arial" w:hAnsi="Arial" w:cs="Arial"/>
          </w:rPr>
          <w:alias w:val="SmartCite Citation"/>
          <w:tag w:val="5a0031f8-ec22-495f-b417-4cd6b50b5c68:af079ebd-e8bd-4f76-9e65-6215816a51ff+{&quot;items&quot;:{&quot;5a0031f8-ec22-495f-b417-4cd6b50b5c68:af079ebd-e8bd-4f76-9e65-6215816a51ff&quot;:{&quot;position&quot;:null,&quot;prefix&quot;:&quot;BDSC #55136;&quot;,&quot;suffix&quot;:null,&quot;suppressAuthor&quot;:null}}}"/>
          <w:id w:val="1208212635"/>
          <w:placeholder>
            <w:docPart w:val="68CEB9343343B943B3B74651C2AF250F"/>
          </w:placeholder>
        </w:sdtPr>
        <w:sdtContent>
          <w:r w:rsidR="00893991" w:rsidRPr="0079397B">
            <w:rPr>
              <w:rFonts w:ascii="Arial" w:eastAsia="Times New Roman" w:hAnsi="Arial" w:cs="Arial"/>
            </w:rPr>
            <w:t xml:space="preserve">(BDSC #55136; </w:t>
          </w:r>
          <w:proofErr w:type="spellStart"/>
          <w:r w:rsidR="00893991" w:rsidRPr="0079397B">
            <w:rPr>
              <w:rFonts w:ascii="Arial" w:eastAsia="Times New Roman" w:hAnsi="Arial" w:cs="Arial"/>
            </w:rPr>
            <w:t>Klapoetke</w:t>
          </w:r>
          <w:proofErr w:type="spellEnd"/>
          <w:r w:rsidR="00893991" w:rsidRPr="0079397B">
            <w:rPr>
              <w:rFonts w:ascii="Arial" w:eastAsia="Times New Roman" w:hAnsi="Arial" w:cs="Arial"/>
            </w:rPr>
            <w:t xml:space="preserve"> et al., 2014)</w:t>
          </w:r>
        </w:sdtContent>
      </w:sdt>
      <w:r w:rsidRPr="0079397B">
        <w:rPr>
          <w:rFonts w:ascii="Arial" w:hAnsi="Arial" w:cs="Arial"/>
        </w:rPr>
        <w:t xml:space="preserve">. </w:t>
      </w:r>
      <w:r w:rsidR="002925A3" w:rsidRPr="0079397B">
        <w:rPr>
          <w:rFonts w:ascii="Arial" w:hAnsi="Arial" w:cs="Arial"/>
        </w:rPr>
        <w:t>We are happy</w:t>
      </w:r>
      <w:r w:rsidRPr="0079397B">
        <w:rPr>
          <w:rFonts w:ascii="Arial" w:hAnsi="Arial" w:cs="Arial"/>
        </w:rPr>
        <w:t xml:space="preserve"> </w:t>
      </w:r>
      <w:r w:rsidR="002925A3" w:rsidRPr="0079397B">
        <w:rPr>
          <w:rFonts w:ascii="Arial" w:hAnsi="Arial" w:cs="Arial"/>
        </w:rPr>
        <w:t>to</w:t>
      </w:r>
      <w:r w:rsidRPr="0079397B">
        <w:rPr>
          <w:rFonts w:ascii="Arial" w:hAnsi="Arial" w:cs="Arial"/>
        </w:rPr>
        <w:t xml:space="preserve"> provide all stocks on request. Fly stocks were maintained at room temperature (21-25</w:t>
      </w:r>
      <w:r w:rsidRPr="0079397B">
        <w:rPr>
          <w:rFonts w:ascii="Arial" w:hAnsi="Arial" w:cs="Arial"/>
          <w:vertAlign w:val="superscript"/>
        </w:rPr>
        <w:t>o</w:t>
      </w:r>
      <w:r w:rsidRPr="0079397B">
        <w:rPr>
          <w:rFonts w:ascii="Arial" w:hAnsi="Arial" w:cs="Arial"/>
        </w:rPr>
        <w:t xml:space="preserve">C) in bottles with Jazz-Mix Drosophila Food (Fisher, AS153) and transferred to </w:t>
      </w:r>
      <w:r w:rsidR="009D2A41" w:rsidRPr="0079397B">
        <w:rPr>
          <w:rFonts w:ascii="Arial" w:hAnsi="Arial" w:cs="Arial"/>
        </w:rPr>
        <w:t xml:space="preserve">fresh </w:t>
      </w:r>
      <w:r w:rsidRPr="0079397B">
        <w:rPr>
          <w:rFonts w:ascii="Arial" w:hAnsi="Arial" w:cs="Arial"/>
        </w:rPr>
        <w:t xml:space="preserve">bottles every 2 weeks. </w:t>
      </w:r>
    </w:p>
    <w:p w14:paraId="6042C503" w14:textId="77777777" w:rsidR="00540829" w:rsidRPr="0079397B" w:rsidRDefault="00540829" w:rsidP="00540829">
      <w:pPr>
        <w:spacing w:line="360" w:lineRule="auto"/>
        <w:rPr>
          <w:rFonts w:ascii="Arial" w:hAnsi="Arial" w:cs="Arial"/>
          <w:b/>
          <w:bCs/>
        </w:rPr>
      </w:pPr>
    </w:p>
    <w:p w14:paraId="7C8CFCA5" w14:textId="27B1B348" w:rsidR="00540829" w:rsidRPr="0079397B" w:rsidRDefault="00540829" w:rsidP="00540829">
      <w:pPr>
        <w:spacing w:line="360" w:lineRule="auto"/>
        <w:rPr>
          <w:rFonts w:ascii="Arial" w:hAnsi="Arial" w:cs="Arial"/>
          <w:b/>
          <w:bCs/>
        </w:rPr>
      </w:pPr>
      <w:r w:rsidRPr="0079397B">
        <w:rPr>
          <w:rFonts w:ascii="Arial" w:hAnsi="Arial" w:cs="Arial"/>
          <w:b/>
          <w:bCs/>
        </w:rPr>
        <w:t>Optogenetic experiments</w:t>
      </w:r>
    </w:p>
    <w:p w14:paraId="6B73FFC7" w14:textId="1CBA5A1A" w:rsidR="003C4582" w:rsidRPr="0079397B" w:rsidRDefault="003C4582" w:rsidP="003C4582">
      <w:pPr>
        <w:spacing w:line="360" w:lineRule="auto"/>
        <w:rPr>
          <w:rFonts w:ascii="Arial" w:hAnsi="Arial" w:cs="Arial"/>
        </w:rPr>
      </w:pPr>
      <w:r w:rsidRPr="0079397B">
        <w:rPr>
          <w:rFonts w:ascii="Arial" w:hAnsi="Arial" w:cs="Arial"/>
        </w:rPr>
        <w:t>For optogenetic experiments,</w:t>
      </w:r>
      <w:r w:rsidR="00ED78DC" w:rsidRPr="0079397B">
        <w:rPr>
          <w:rFonts w:ascii="Arial" w:hAnsi="Arial" w:cs="Arial"/>
        </w:rPr>
        <w:t xml:space="preserve"> </w:t>
      </w:r>
      <w:r w:rsidRPr="0079397B">
        <w:rPr>
          <w:rFonts w:ascii="Arial" w:hAnsi="Arial" w:cs="Arial"/>
          <w:i/>
          <w:iCs/>
        </w:rPr>
        <w:t>GAL4</w:t>
      </w:r>
      <w:r w:rsidR="00ED78DC" w:rsidRPr="0079397B">
        <w:rPr>
          <w:rFonts w:ascii="Arial" w:hAnsi="Arial" w:cs="Arial"/>
        </w:rPr>
        <w:t xml:space="preserve"> </w:t>
      </w:r>
      <w:r w:rsidRPr="0079397B">
        <w:rPr>
          <w:rFonts w:ascii="Arial" w:hAnsi="Arial" w:cs="Arial"/>
        </w:rPr>
        <w:t>males were crossed with</w:t>
      </w:r>
      <w:r w:rsidR="00ED78DC" w:rsidRPr="0079397B">
        <w:rPr>
          <w:rFonts w:ascii="Arial" w:hAnsi="Arial" w:cs="Arial"/>
        </w:rPr>
        <w:t xml:space="preserve"> </w:t>
      </w:r>
      <w:r w:rsidRPr="0079397B">
        <w:rPr>
          <w:rFonts w:ascii="Arial" w:hAnsi="Arial" w:cs="Arial"/>
          <w:i/>
          <w:iCs/>
        </w:rPr>
        <w:t>UAS-</w:t>
      </w:r>
      <w:proofErr w:type="spellStart"/>
      <w:r w:rsidRPr="0079397B">
        <w:rPr>
          <w:rFonts w:ascii="Arial" w:hAnsi="Arial" w:cs="Arial"/>
          <w:i/>
          <w:iCs/>
        </w:rPr>
        <w:t>CsChrimson</w:t>
      </w:r>
      <w:proofErr w:type="spellEnd"/>
      <w:r w:rsidR="00ED78DC" w:rsidRPr="0079397B">
        <w:rPr>
          <w:rFonts w:ascii="Arial" w:hAnsi="Arial" w:cs="Arial"/>
        </w:rPr>
        <w:t xml:space="preserve"> </w:t>
      </w:r>
      <w:r w:rsidRPr="0079397B">
        <w:rPr>
          <w:rFonts w:ascii="Arial" w:hAnsi="Arial" w:cs="Arial"/>
        </w:rPr>
        <w:t xml:space="preserve">virgin females in vials containing fly food supplemented with 0.4 mM all-trans-retinal (Sigma-Aldrich, #R2500). Crosses were maintained in constant darkness at 25°C and 50–60% humidity, with parents transferred to fresh retinal food vials every 3–4 days. Male </w:t>
      </w:r>
      <w:proofErr w:type="gramStart"/>
      <w:r w:rsidRPr="0079397B">
        <w:rPr>
          <w:rFonts w:ascii="Arial" w:hAnsi="Arial" w:cs="Arial"/>
        </w:rPr>
        <w:t>progeny</w:t>
      </w:r>
      <w:proofErr w:type="gramEnd"/>
      <w:r w:rsidRPr="0079397B">
        <w:rPr>
          <w:rFonts w:ascii="Arial" w:hAnsi="Arial" w:cs="Arial"/>
        </w:rPr>
        <w:t xml:space="preserve"> were collected 0–2 days post-</w:t>
      </w:r>
      <w:proofErr w:type="spellStart"/>
      <w:r w:rsidRPr="0079397B">
        <w:rPr>
          <w:rFonts w:ascii="Arial" w:hAnsi="Arial" w:cs="Arial"/>
        </w:rPr>
        <w:t>eclosion</w:t>
      </w:r>
      <w:proofErr w:type="spellEnd"/>
      <w:r w:rsidRPr="0079397B">
        <w:rPr>
          <w:rFonts w:ascii="Arial" w:hAnsi="Arial" w:cs="Arial"/>
        </w:rPr>
        <w:t xml:space="preserve"> and housed in groups of 15–20 flies per vial for 6–7 days on retinal food under constant darkness. Flies were transferred to fresh retinal food vials one day </w:t>
      </w:r>
      <w:r w:rsidR="006140AB" w:rsidRPr="0079397B">
        <w:rPr>
          <w:rFonts w:ascii="Arial" w:hAnsi="Arial" w:cs="Arial"/>
        </w:rPr>
        <w:t>before</w:t>
      </w:r>
      <w:r w:rsidRPr="0079397B">
        <w:rPr>
          <w:rFonts w:ascii="Arial" w:hAnsi="Arial" w:cs="Arial"/>
        </w:rPr>
        <w:t xml:space="preserve"> behavioral experiments.</w:t>
      </w:r>
    </w:p>
    <w:p w14:paraId="5C13A38D" w14:textId="77777777" w:rsidR="003C4582" w:rsidRPr="0079397B" w:rsidRDefault="003C4582" w:rsidP="003C4582">
      <w:pPr>
        <w:spacing w:line="360" w:lineRule="auto"/>
        <w:rPr>
          <w:rFonts w:ascii="Arial" w:hAnsi="Arial" w:cs="Arial"/>
        </w:rPr>
      </w:pPr>
    </w:p>
    <w:p w14:paraId="5C285E1E" w14:textId="23D5A95C" w:rsidR="003C4582" w:rsidRPr="0079397B" w:rsidRDefault="003C4582" w:rsidP="003C4582">
      <w:pPr>
        <w:spacing w:line="360" w:lineRule="auto"/>
        <w:rPr>
          <w:rFonts w:ascii="Arial" w:hAnsi="Arial" w:cs="Arial"/>
        </w:rPr>
      </w:pPr>
      <w:r w:rsidRPr="0079397B">
        <w:rPr>
          <w:rFonts w:ascii="Arial" w:hAnsi="Arial" w:cs="Arial"/>
        </w:rPr>
        <w:t xml:space="preserve">Optogenetic experiments were conducted as described in Hoopfer et al. </w:t>
      </w:r>
      <w:sdt>
        <w:sdtPr>
          <w:rPr>
            <w:rFonts w:ascii="Arial" w:hAnsi="Arial" w:cs="Arial"/>
          </w:rPr>
          <w:alias w:val="SmartCite Citation"/>
          <w:tag w:val="5a0031f8-ec22-495f-b417-4cd6b50b5c68:0982da0a-f072-455a-8c1d-9dd4895ab7d4+{&quot;manual_text_override&quot;:null,&quot;mode&quot;:&quot;suppress-author&quot;}"/>
          <w:id w:val="-1950219617"/>
          <w:placeholder>
            <w:docPart w:val="DefaultPlaceholder_-1854013440"/>
          </w:placeholder>
        </w:sdtPr>
        <w:sdtContent>
          <w:r w:rsidR="00893991" w:rsidRPr="0079397B">
            <w:rPr>
              <w:rFonts w:ascii="Arial" w:eastAsia="Times New Roman" w:hAnsi="Arial" w:cs="Arial"/>
            </w:rPr>
            <w:t>(2015)</w:t>
          </w:r>
        </w:sdtContent>
      </w:sdt>
      <w:r w:rsidRPr="0079397B">
        <w:rPr>
          <w:rFonts w:ascii="Arial" w:hAnsi="Arial" w:cs="Arial"/>
        </w:rPr>
        <w:t>. Experiments took place in an acrylic behavior chamber consisting of 12 cylindrical arenas, each measuring 12 mm in height and 16 mm in diameter</w:t>
      </w:r>
      <w:r w:rsidR="007F5F1B" w:rsidRPr="0079397B">
        <w:rPr>
          <w:rFonts w:ascii="Arial" w:hAnsi="Arial" w:cs="Arial"/>
        </w:rPr>
        <w:t xml:space="preserve"> (Figure 1C)</w:t>
      </w:r>
      <w:r w:rsidRPr="0079397B">
        <w:rPr>
          <w:rFonts w:ascii="Arial" w:hAnsi="Arial" w:cs="Arial"/>
        </w:rPr>
        <w:t xml:space="preserve">. A thin </w:t>
      </w:r>
      <w:r w:rsidRPr="0079397B">
        <w:rPr>
          <w:rFonts w:ascii="Arial" w:hAnsi="Arial" w:cs="Arial"/>
        </w:rPr>
        <w:lastRenderedPageBreak/>
        <w:t xml:space="preserve">layer of food (apple juice with 2.5% sucrose and 2.25% agar) was applied to the bottom plate to stimulate aggression </w:t>
      </w:r>
      <w:sdt>
        <w:sdtPr>
          <w:rPr>
            <w:rFonts w:ascii="Arial" w:hAnsi="Arial" w:cs="Arial"/>
          </w:rPr>
          <w:alias w:val="SmartCite Citation"/>
          <w:tag w:val="5a0031f8-ec22-495f-b417-4cd6b50b5c68:b770d32e-16ff-4131-a84b-abd581731f6a+"/>
          <w:id w:val="172626744"/>
          <w:placeholder>
            <w:docPart w:val="DefaultPlaceholder_-1854013440"/>
          </w:placeholder>
        </w:sdtPr>
        <w:sdtContent>
          <w:r w:rsidR="00893991" w:rsidRPr="0079397B">
            <w:rPr>
              <w:rFonts w:ascii="Arial" w:eastAsia="Times New Roman" w:hAnsi="Arial" w:cs="Arial"/>
            </w:rPr>
            <w:t>(Lim et al., 2014)</w:t>
          </w:r>
        </w:sdtContent>
      </w:sdt>
      <w:r w:rsidR="003500DD" w:rsidRPr="0079397B">
        <w:rPr>
          <w:rFonts w:ascii="Arial" w:hAnsi="Arial" w:cs="Arial"/>
        </w:rPr>
        <w:t>.</w:t>
      </w:r>
      <w:r w:rsidRPr="0079397B">
        <w:rPr>
          <w:rFonts w:ascii="Arial" w:hAnsi="Arial" w:cs="Arial"/>
        </w:rPr>
        <w:t xml:space="preserve"> Arena walls were coated with Fluon (PTFE-30; Tarheel Ants), and the top plate was treated with </w:t>
      </w:r>
      <w:proofErr w:type="spellStart"/>
      <w:r w:rsidRPr="0079397B">
        <w:rPr>
          <w:rFonts w:ascii="Arial" w:hAnsi="Arial" w:cs="Arial"/>
        </w:rPr>
        <w:t>Sigmacote</w:t>
      </w:r>
      <w:proofErr w:type="spellEnd"/>
      <w:r w:rsidRPr="0079397B">
        <w:rPr>
          <w:rFonts w:ascii="Arial" w:hAnsi="Arial" w:cs="Arial"/>
        </w:rPr>
        <w:t xml:space="preserve"> (Sigma, SL2) to prevent flies from climbing. The diffuser plate was positioned approximately 4 cm above the light plate. </w:t>
      </w:r>
      <w:r w:rsidR="00431A20" w:rsidRPr="0079397B">
        <w:rPr>
          <w:rFonts w:ascii="Arial" w:hAnsi="Arial" w:cs="Arial"/>
        </w:rPr>
        <w:t xml:space="preserve">The irradiance measured with an optical power meter (Thorlabs, PM160) </w:t>
      </w:r>
      <w:ins w:id="29" w:author="Eric Hoopfer" w:date="2025-11-06T16:40:00Z" w16du:dateUtc="2025-11-06T22:40:00Z">
        <w:r w:rsidR="008F533B" w:rsidRPr="0079397B">
          <w:rPr>
            <w:rFonts w:ascii="Arial" w:hAnsi="Arial" w:cs="Arial"/>
          </w:rPr>
          <w:t>with constant</w:t>
        </w:r>
      </w:ins>
      <w:r w:rsidR="00431A20" w:rsidRPr="0079397B">
        <w:rPr>
          <w:rFonts w:ascii="Arial" w:hAnsi="Arial" w:cs="Arial"/>
        </w:rPr>
        <w:t xml:space="preserve"> light is approximately </w:t>
      </w:r>
      <w:ins w:id="30" w:author="Eric Hoopfer" w:date="2025-11-06T16:40:00Z" w16du:dateUtc="2025-11-06T22:40:00Z">
        <w:r w:rsidR="008F533B" w:rsidRPr="0079397B">
          <w:rPr>
            <w:rFonts w:ascii="Arial" w:hAnsi="Arial" w:cs="Arial"/>
          </w:rPr>
          <w:t>0.</w:t>
        </w:r>
      </w:ins>
      <w:ins w:id="31" w:author="Eric Hoopfer" w:date="2025-11-08T11:00:00Z" w16du:dateUtc="2025-11-08T17:00:00Z">
        <w:r w:rsidR="00ED5132" w:rsidRPr="0079397B">
          <w:rPr>
            <w:rFonts w:ascii="Arial" w:hAnsi="Arial" w:cs="Arial"/>
          </w:rPr>
          <w:t>0</w:t>
        </w:r>
      </w:ins>
      <w:ins w:id="32" w:author="Eric Hoopfer" w:date="2025-11-08T11:01:00Z" w16du:dateUtc="2025-11-08T17:01:00Z">
        <w:r w:rsidR="00ED5132" w:rsidRPr="0079397B">
          <w:rPr>
            <w:rFonts w:ascii="Arial" w:hAnsi="Arial" w:cs="Arial"/>
          </w:rPr>
          <w:t>7</w:t>
        </w:r>
      </w:ins>
      <w:ins w:id="33" w:author="Eric Hoopfer" w:date="2025-11-06T16:40:00Z" w16du:dateUtc="2025-11-06T22:40:00Z">
        <w:r w:rsidR="008F533B" w:rsidRPr="0079397B">
          <w:rPr>
            <w:rFonts w:ascii="Arial" w:hAnsi="Arial" w:cs="Arial"/>
          </w:rPr>
          <w:t>mW</w:t>
        </w:r>
      </w:ins>
      <w:r w:rsidR="00431A20" w:rsidRPr="0079397B">
        <w:rPr>
          <w:rFonts w:ascii="Arial" w:hAnsi="Arial" w:cs="Arial"/>
        </w:rPr>
        <w:t>/mm</w:t>
      </w:r>
      <w:r w:rsidR="00431A20" w:rsidRPr="0079397B">
        <w:rPr>
          <w:rFonts w:ascii="Arial" w:hAnsi="Arial" w:cs="Arial"/>
          <w:vertAlign w:val="superscript"/>
        </w:rPr>
        <w:t>2</w:t>
      </w:r>
      <w:r w:rsidR="00431A20" w:rsidRPr="0079397B">
        <w:rPr>
          <w:rFonts w:ascii="Arial" w:hAnsi="Arial" w:cs="Arial"/>
        </w:rPr>
        <w:t>.</w:t>
      </w:r>
      <w:r w:rsidR="00431A20" w:rsidRPr="0079397B">
        <w:rPr>
          <w:rFonts w:ascii="Arial" w:hAnsi="Arial" w:cs="Arial"/>
          <w:sz w:val="20"/>
          <w:rPrChange w:id="34" w:author="Eric Hoopfer" w:date="2025-11-08T14:22:00Z" w16du:dateUtc="2025-11-08T20:22:00Z">
            <w:rPr>
              <w:rFonts w:cs="Arial"/>
              <w:sz w:val="20"/>
            </w:rPr>
          </w:rPrChange>
        </w:rPr>
        <w:t xml:space="preserve"> </w:t>
      </w:r>
      <w:r w:rsidRPr="0079397B">
        <w:rPr>
          <w:rFonts w:ascii="Arial" w:hAnsi="Arial" w:cs="Arial"/>
        </w:rPr>
        <w:t>Single males or male pairs of the same genotype were loaded into the chambers via aspiration and allowed to acclimate for 5 minutes. Experiments were conducted at room temperature under ambient lighting conditions. Behavior was recorded at 30 frames per second with a resolution of approximately 25 pixels/mm.</w:t>
      </w:r>
    </w:p>
    <w:p w14:paraId="779F19E9" w14:textId="77777777" w:rsidR="00540829" w:rsidRPr="0079397B" w:rsidRDefault="00540829" w:rsidP="00540829">
      <w:pPr>
        <w:spacing w:line="360" w:lineRule="auto"/>
        <w:rPr>
          <w:rFonts w:ascii="Arial" w:hAnsi="Arial" w:cs="Arial"/>
        </w:rPr>
      </w:pPr>
    </w:p>
    <w:p w14:paraId="2DB1F462" w14:textId="77777777" w:rsidR="00540829" w:rsidRPr="0079397B" w:rsidRDefault="00540829" w:rsidP="00540829">
      <w:pPr>
        <w:spacing w:line="360" w:lineRule="auto"/>
        <w:rPr>
          <w:rFonts w:ascii="Arial" w:hAnsi="Arial" w:cs="Arial"/>
          <w:b/>
          <w:bCs/>
        </w:rPr>
      </w:pPr>
      <w:r w:rsidRPr="0079397B">
        <w:rPr>
          <w:rFonts w:ascii="Arial" w:hAnsi="Arial" w:cs="Arial"/>
          <w:b/>
          <w:bCs/>
        </w:rPr>
        <w:t>Behavioral analysis and statistics</w:t>
      </w:r>
    </w:p>
    <w:p w14:paraId="1EF92D4B" w14:textId="4C969225" w:rsidR="00540829" w:rsidRPr="0079397B" w:rsidRDefault="00C97A73" w:rsidP="00540829">
      <w:pPr>
        <w:spacing w:line="360" w:lineRule="auto"/>
        <w:rPr>
          <w:rFonts w:ascii="Arial" w:hAnsi="Arial" w:cs="Arial"/>
        </w:rPr>
      </w:pPr>
      <w:r w:rsidRPr="0079397B">
        <w:rPr>
          <w:rFonts w:ascii="Arial" w:hAnsi="Arial" w:cs="Arial"/>
        </w:rPr>
        <w:t xml:space="preserve">Student-generated movies were processed after class using Caltech </w:t>
      </w:r>
      <w:proofErr w:type="spellStart"/>
      <w:r w:rsidRPr="0079397B">
        <w:rPr>
          <w:rFonts w:ascii="Arial" w:hAnsi="Arial" w:cs="Arial"/>
        </w:rPr>
        <w:t>FlyTracker</w:t>
      </w:r>
      <w:proofErr w:type="spellEnd"/>
      <w:r w:rsidRPr="0079397B">
        <w:rPr>
          <w:rFonts w:ascii="Arial" w:hAnsi="Arial" w:cs="Arial"/>
        </w:rPr>
        <w:t xml:space="preserve"> (Eyjólfsdóttir et al., 2014), which tracks body and wing positions, and JAABA-based classifiers (Kabra et al., 2013; Hoopfer et al., 2015) to identify bouts of lunging and unilateral wing extension (i.e., wing song). Statistical analyses were conducted in MATLAB. Mann-Whitney U tests were used to compare behaviors between genotypes</w:t>
      </w:r>
      <w:r w:rsidR="007F5F1B" w:rsidRPr="0079397B">
        <w:rPr>
          <w:rFonts w:ascii="Arial" w:hAnsi="Arial" w:cs="Arial"/>
        </w:rPr>
        <w:t>.</w:t>
      </w:r>
      <w:r w:rsidRPr="0079397B">
        <w:rPr>
          <w:rFonts w:ascii="Arial" w:hAnsi="Arial" w:cs="Arial"/>
        </w:rPr>
        <w:t xml:space="preserve"> Statistical significance was defined as α &lt; 0.05.</w:t>
      </w:r>
      <w:r w:rsidR="00540829" w:rsidRPr="0079397B">
        <w:rPr>
          <w:rFonts w:ascii="Arial" w:hAnsi="Arial" w:cs="Arial"/>
        </w:rPr>
        <w:t xml:space="preserve"> </w:t>
      </w:r>
    </w:p>
    <w:p w14:paraId="3F126595" w14:textId="77777777" w:rsidR="00287F32" w:rsidRPr="0079397B" w:rsidRDefault="00287F32" w:rsidP="00DB1173">
      <w:pPr>
        <w:spacing w:line="360" w:lineRule="auto"/>
        <w:rPr>
          <w:rFonts w:ascii="Arial" w:hAnsi="Arial" w:cs="Arial"/>
          <w:b/>
          <w:bCs/>
        </w:rPr>
      </w:pPr>
    </w:p>
    <w:p w14:paraId="71C5A55C" w14:textId="5843CFE3" w:rsidR="00E64F99" w:rsidRPr="0079397B" w:rsidRDefault="00E64F99" w:rsidP="00DB1173">
      <w:pPr>
        <w:spacing w:line="360" w:lineRule="auto"/>
        <w:rPr>
          <w:rFonts w:ascii="Arial" w:hAnsi="Arial" w:cs="Arial"/>
          <w:b/>
          <w:bCs/>
        </w:rPr>
      </w:pPr>
      <w:r w:rsidRPr="0079397B">
        <w:rPr>
          <w:rFonts w:ascii="Arial" w:hAnsi="Arial" w:cs="Arial"/>
          <w:b/>
          <w:bCs/>
        </w:rPr>
        <w:t>Student survey</w:t>
      </w:r>
    </w:p>
    <w:p w14:paraId="423CDFCE" w14:textId="00008862" w:rsidR="002A4B75" w:rsidRPr="0079397B" w:rsidRDefault="002A4B75" w:rsidP="00DB1173">
      <w:pPr>
        <w:spacing w:line="360" w:lineRule="auto"/>
        <w:rPr>
          <w:rFonts w:ascii="Arial" w:hAnsi="Arial" w:cs="Arial"/>
        </w:rPr>
      </w:pPr>
      <w:r w:rsidRPr="0079397B">
        <w:rPr>
          <w:rFonts w:ascii="Arial" w:hAnsi="Arial" w:cs="Arial"/>
        </w:rPr>
        <w:t>After the laboratory activity, students were asked to complete an attitudinal survey</w:t>
      </w:r>
      <w:r w:rsidR="00D255EA" w:rsidRPr="0079397B">
        <w:rPr>
          <w:rFonts w:ascii="Arial" w:hAnsi="Arial" w:cs="Arial"/>
        </w:rPr>
        <w:t xml:space="preserve"> regarding the conceptual and technical aspects of the activity</w:t>
      </w:r>
      <w:r w:rsidRPr="0079397B">
        <w:rPr>
          <w:rFonts w:ascii="Arial" w:hAnsi="Arial" w:cs="Arial"/>
        </w:rPr>
        <w:t>. Completion of the survey was optional</w:t>
      </w:r>
      <w:r w:rsidR="00D255EA" w:rsidRPr="0079397B">
        <w:rPr>
          <w:rFonts w:ascii="Arial" w:hAnsi="Arial" w:cs="Arial"/>
        </w:rPr>
        <w:t>, and no</w:t>
      </w:r>
      <w:r w:rsidRPr="0079397B">
        <w:rPr>
          <w:rFonts w:ascii="Arial" w:hAnsi="Arial" w:cs="Arial"/>
        </w:rPr>
        <w:t xml:space="preserve"> personal identifying information (gender, class</w:t>
      </w:r>
      <w:r w:rsidR="00292084" w:rsidRPr="0079397B">
        <w:rPr>
          <w:rFonts w:ascii="Arial" w:hAnsi="Arial" w:cs="Arial"/>
        </w:rPr>
        <w:t xml:space="preserve">, </w:t>
      </w:r>
      <w:r w:rsidRPr="0079397B">
        <w:rPr>
          <w:rFonts w:ascii="Arial" w:hAnsi="Arial" w:cs="Arial"/>
        </w:rPr>
        <w:t>year, major, etc.) was collected as part of the survey.</w:t>
      </w:r>
      <w:r w:rsidR="00D255EA" w:rsidRPr="0079397B">
        <w:rPr>
          <w:rFonts w:ascii="Arial" w:hAnsi="Arial" w:cs="Arial"/>
        </w:rPr>
        <w:t xml:space="preserve"> The study was reviewed and approved (exemption granted) by the Institutional Review Board of Carleton College.</w:t>
      </w:r>
    </w:p>
    <w:p w14:paraId="11DC0A45" w14:textId="77777777" w:rsidR="007E482C" w:rsidRPr="0079397B" w:rsidRDefault="007E482C" w:rsidP="00DB1173">
      <w:pPr>
        <w:spacing w:line="360" w:lineRule="auto"/>
        <w:rPr>
          <w:rFonts w:ascii="Arial" w:hAnsi="Arial" w:cs="Arial"/>
          <w:b/>
          <w:bCs/>
        </w:rPr>
      </w:pPr>
    </w:p>
    <w:p w14:paraId="4F587659" w14:textId="77777777" w:rsidR="007E482C" w:rsidRPr="0079397B" w:rsidRDefault="007E482C" w:rsidP="00DB1173">
      <w:pPr>
        <w:spacing w:line="360" w:lineRule="auto"/>
        <w:rPr>
          <w:rFonts w:ascii="Arial" w:hAnsi="Arial" w:cs="Arial"/>
          <w:b/>
          <w:bCs/>
        </w:rPr>
      </w:pPr>
    </w:p>
    <w:p w14:paraId="7D127666" w14:textId="4182BB4E" w:rsidR="00600D65" w:rsidRPr="0079397B" w:rsidRDefault="00600D65" w:rsidP="00DB1173">
      <w:pPr>
        <w:spacing w:line="360" w:lineRule="auto"/>
        <w:rPr>
          <w:rFonts w:ascii="Arial" w:hAnsi="Arial" w:cs="Arial"/>
          <w:b/>
          <w:bCs/>
        </w:rPr>
      </w:pPr>
      <w:r w:rsidRPr="0079397B">
        <w:rPr>
          <w:rFonts w:ascii="Arial" w:hAnsi="Arial" w:cs="Arial"/>
          <w:b/>
          <w:bCs/>
        </w:rPr>
        <w:t>RESULTS</w:t>
      </w:r>
    </w:p>
    <w:p w14:paraId="1FC43789" w14:textId="77777777" w:rsidR="004A3F38" w:rsidRPr="0079397B" w:rsidRDefault="004A3F38" w:rsidP="00DB1173">
      <w:pPr>
        <w:spacing w:line="360" w:lineRule="auto"/>
        <w:rPr>
          <w:rFonts w:ascii="Arial" w:hAnsi="Arial" w:cs="Arial"/>
          <w:b/>
          <w:bCs/>
        </w:rPr>
      </w:pPr>
    </w:p>
    <w:p w14:paraId="539138DD" w14:textId="5FD5EDDF" w:rsidR="004853A0" w:rsidRPr="0079397B" w:rsidRDefault="007E482C" w:rsidP="00DB1173">
      <w:pPr>
        <w:spacing w:line="360" w:lineRule="auto"/>
        <w:rPr>
          <w:rFonts w:ascii="Arial" w:hAnsi="Arial" w:cs="Arial"/>
          <w:b/>
          <w:bCs/>
        </w:rPr>
      </w:pPr>
      <w:r w:rsidRPr="0079397B">
        <w:rPr>
          <w:rFonts w:ascii="Arial" w:hAnsi="Arial" w:cs="Arial"/>
          <w:b/>
          <w:bCs/>
        </w:rPr>
        <w:t>Optogenetic stimulation of P1 neurons in male flies</w:t>
      </w:r>
    </w:p>
    <w:p w14:paraId="122580E1" w14:textId="6EED665F" w:rsidR="009362F1" w:rsidRPr="0079397B" w:rsidRDefault="003A5163" w:rsidP="00DB1173">
      <w:pPr>
        <w:spacing w:line="360" w:lineRule="auto"/>
        <w:rPr>
          <w:rFonts w:ascii="Arial" w:hAnsi="Arial" w:cs="Arial"/>
        </w:rPr>
      </w:pPr>
      <w:r w:rsidRPr="0079397B">
        <w:rPr>
          <w:rFonts w:ascii="Arial" w:hAnsi="Arial" w:cs="Arial"/>
        </w:rPr>
        <w:lastRenderedPageBreak/>
        <w:t>Students investigated the role of P1 neurons in controlling male social behavior by</w:t>
      </w:r>
      <w:r w:rsidR="00322268" w:rsidRPr="0079397B">
        <w:rPr>
          <w:rFonts w:ascii="Arial" w:hAnsi="Arial" w:cs="Arial"/>
        </w:rPr>
        <w:t xml:space="preserve"> </w:t>
      </w:r>
      <w:proofErr w:type="spellStart"/>
      <w:r w:rsidR="00322268" w:rsidRPr="0079397B">
        <w:rPr>
          <w:rFonts w:ascii="Arial" w:hAnsi="Arial" w:cs="Arial"/>
        </w:rPr>
        <w:t>optogenetically</w:t>
      </w:r>
      <w:proofErr w:type="spellEnd"/>
      <w:r w:rsidR="00322268" w:rsidRPr="0079397B">
        <w:rPr>
          <w:rFonts w:ascii="Arial" w:hAnsi="Arial" w:cs="Arial"/>
        </w:rPr>
        <w:t xml:space="preserve"> </w:t>
      </w:r>
      <w:r w:rsidR="006140AB" w:rsidRPr="0079397B">
        <w:rPr>
          <w:rFonts w:ascii="Arial" w:hAnsi="Arial" w:cs="Arial"/>
        </w:rPr>
        <w:t>stimulating</w:t>
      </w:r>
      <w:r w:rsidR="00322268" w:rsidRPr="0079397B">
        <w:rPr>
          <w:rFonts w:ascii="Arial" w:hAnsi="Arial" w:cs="Arial"/>
        </w:rPr>
        <w:t xml:space="preserve"> P1</w:t>
      </w:r>
      <w:r w:rsidR="00322268" w:rsidRPr="0079397B">
        <w:rPr>
          <w:rFonts w:ascii="Arial" w:hAnsi="Arial" w:cs="Arial"/>
          <w:vertAlign w:val="superscript"/>
        </w:rPr>
        <w:t>a</w:t>
      </w:r>
      <w:r w:rsidR="00322268" w:rsidRPr="0079397B">
        <w:rPr>
          <w:rFonts w:ascii="Arial" w:hAnsi="Arial" w:cs="Arial"/>
        </w:rPr>
        <w:t xml:space="preserve"> neurons—a subset of 8–10 neurons in the P1 cluster previously shown to regulate male courtship and aggression (Hoopfer et al., 2015)</w:t>
      </w:r>
      <w:r w:rsidRPr="0079397B">
        <w:rPr>
          <w:rFonts w:ascii="Arial" w:hAnsi="Arial" w:cs="Arial"/>
        </w:rPr>
        <w:t xml:space="preserve">. Working in groups, students addressed two questions: (1) What behaviors are promoted during and after neuronal stimulation? and (2) Does the presence of another male alter these </w:t>
      </w:r>
      <w:r w:rsidR="001D07AF" w:rsidRPr="0079397B">
        <w:rPr>
          <w:rFonts w:ascii="Arial" w:hAnsi="Arial" w:cs="Arial"/>
        </w:rPr>
        <w:t>behaviors</w:t>
      </w:r>
      <w:r w:rsidRPr="0079397B">
        <w:rPr>
          <w:rFonts w:ascii="Arial" w:hAnsi="Arial" w:cs="Arial"/>
        </w:rPr>
        <w:t xml:space="preserve">? </w:t>
      </w:r>
      <w:r w:rsidR="00322268" w:rsidRPr="0079397B">
        <w:rPr>
          <w:rFonts w:ascii="Arial" w:hAnsi="Arial" w:cs="Arial"/>
        </w:rPr>
        <w:t xml:space="preserve">Behavioral responses </w:t>
      </w:r>
      <w:r w:rsidRPr="0079397B">
        <w:rPr>
          <w:rFonts w:ascii="Arial" w:hAnsi="Arial" w:cs="Arial"/>
        </w:rPr>
        <w:t xml:space="preserve">of </w:t>
      </w:r>
      <w:r w:rsidRPr="0079397B">
        <w:rPr>
          <w:rFonts w:ascii="Arial" w:hAnsi="Arial" w:cs="Arial"/>
          <w:i/>
          <w:iCs/>
        </w:rPr>
        <w:t>P1</w:t>
      </w:r>
      <w:r w:rsidRPr="0079397B">
        <w:rPr>
          <w:rFonts w:ascii="Arial" w:hAnsi="Arial" w:cs="Arial"/>
          <w:i/>
          <w:iCs/>
          <w:vertAlign w:val="superscript"/>
        </w:rPr>
        <w:t>a</w:t>
      </w:r>
      <w:r w:rsidRPr="0079397B">
        <w:rPr>
          <w:rFonts w:ascii="Arial" w:hAnsi="Arial" w:cs="Arial"/>
          <w:i/>
          <w:iCs/>
        </w:rPr>
        <w:t>/</w:t>
      </w:r>
      <w:proofErr w:type="spellStart"/>
      <w:r w:rsidRPr="0079397B">
        <w:rPr>
          <w:rFonts w:ascii="Arial" w:hAnsi="Arial" w:cs="Arial"/>
          <w:i/>
          <w:iCs/>
        </w:rPr>
        <w:t>CsChrimson</w:t>
      </w:r>
      <w:proofErr w:type="spellEnd"/>
      <w:r w:rsidRPr="0079397B">
        <w:rPr>
          <w:rFonts w:ascii="Arial" w:hAnsi="Arial" w:cs="Arial"/>
        </w:rPr>
        <w:t xml:space="preserve"> males </w:t>
      </w:r>
      <w:r w:rsidR="00731FD5" w:rsidRPr="0079397B">
        <w:rPr>
          <w:rFonts w:ascii="Arial" w:hAnsi="Arial" w:cs="Arial"/>
        </w:rPr>
        <w:t>(referred to as P1</w:t>
      </w:r>
      <w:r w:rsidR="00731FD5" w:rsidRPr="0079397B">
        <w:rPr>
          <w:rFonts w:ascii="Arial" w:hAnsi="Arial" w:cs="Arial"/>
          <w:vertAlign w:val="superscript"/>
        </w:rPr>
        <w:t>a</w:t>
      </w:r>
      <w:r w:rsidR="00731FD5" w:rsidRPr="0079397B">
        <w:rPr>
          <w:rFonts w:ascii="Arial" w:hAnsi="Arial" w:cs="Arial"/>
        </w:rPr>
        <w:t xml:space="preserve">) </w:t>
      </w:r>
      <w:r w:rsidR="00322268" w:rsidRPr="0079397B">
        <w:rPr>
          <w:rFonts w:ascii="Arial" w:hAnsi="Arial" w:cs="Arial"/>
        </w:rPr>
        <w:t>were compared to genetic control males (</w:t>
      </w:r>
      <w:r w:rsidR="00322268" w:rsidRPr="0079397B">
        <w:rPr>
          <w:rFonts w:ascii="Arial" w:hAnsi="Arial" w:cs="Arial"/>
          <w:i/>
          <w:iCs/>
        </w:rPr>
        <w:t>BDPG4U</w:t>
      </w:r>
      <w:r w:rsidR="00140D05" w:rsidRPr="0079397B">
        <w:rPr>
          <w:rFonts w:ascii="Arial" w:hAnsi="Arial" w:cs="Arial"/>
          <w:i/>
          <w:iCs/>
        </w:rPr>
        <w:t>/</w:t>
      </w:r>
      <w:proofErr w:type="spellStart"/>
      <w:r w:rsidR="00322268" w:rsidRPr="0079397B">
        <w:rPr>
          <w:rFonts w:ascii="Arial" w:hAnsi="Arial" w:cs="Arial"/>
          <w:i/>
          <w:iCs/>
        </w:rPr>
        <w:t>CsChrimson</w:t>
      </w:r>
      <w:proofErr w:type="spellEnd"/>
      <w:r w:rsidR="00731FD5" w:rsidRPr="0079397B">
        <w:rPr>
          <w:rFonts w:ascii="Arial" w:hAnsi="Arial" w:cs="Arial"/>
          <w:i/>
          <w:iCs/>
        </w:rPr>
        <w:t xml:space="preserve">, </w:t>
      </w:r>
      <w:r w:rsidR="00731FD5" w:rsidRPr="0079397B">
        <w:rPr>
          <w:rFonts w:ascii="Arial" w:hAnsi="Arial" w:cs="Arial"/>
        </w:rPr>
        <w:t>referred to as BDPG4U</w:t>
      </w:r>
      <w:r w:rsidR="001D07AF" w:rsidRPr="0079397B">
        <w:rPr>
          <w:rFonts w:ascii="Arial" w:hAnsi="Arial" w:cs="Arial"/>
        </w:rPr>
        <w:t>)</w:t>
      </w:r>
      <w:r w:rsidR="00322268" w:rsidRPr="0079397B">
        <w:rPr>
          <w:rFonts w:ascii="Arial" w:hAnsi="Arial" w:cs="Arial"/>
        </w:rPr>
        <w:t xml:space="preserve"> </w:t>
      </w:r>
      <w:sdt>
        <w:sdtPr>
          <w:rPr>
            <w:rFonts w:ascii="Arial" w:hAnsi="Arial" w:cs="Arial"/>
          </w:rPr>
          <w:alias w:val="SmartCite Citation"/>
          <w:tag w:val="5a0031f8-ec22-495f-b417-4cd6b50b5c68:4d224a4b-b81f-453b-97df-332c7c43eb42+"/>
          <w:id w:val="-1434590689"/>
          <w:placeholder>
            <w:docPart w:val="DefaultPlaceholder_-1854013440"/>
          </w:placeholder>
        </w:sdtPr>
        <w:sdtContent>
          <w:r w:rsidR="00893991" w:rsidRPr="0079397B">
            <w:rPr>
              <w:rFonts w:ascii="Arial" w:eastAsia="Times New Roman" w:hAnsi="Arial" w:cs="Arial"/>
            </w:rPr>
            <w:t>(Pfeiffer et al., 2010)</w:t>
          </w:r>
        </w:sdtContent>
      </w:sdt>
      <w:r w:rsidR="009362F1" w:rsidRPr="0079397B">
        <w:rPr>
          <w:rFonts w:ascii="Arial" w:hAnsi="Arial" w:cs="Arial"/>
          <w:rPrChange w:id="35" w:author="Eric Hoopfer" w:date="2025-11-08T14:22:00Z" w16du:dateUtc="2025-11-08T20:22:00Z">
            <w:rPr/>
          </w:rPrChange>
        </w:rPr>
        <w:t xml:space="preserve"> </w:t>
      </w:r>
      <w:r w:rsidR="009362F1" w:rsidRPr="0079397B">
        <w:rPr>
          <w:rFonts w:ascii="Arial" w:hAnsi="Arial" w:cs="Arial"/>
        </w:rPr>
        <w:t>that do not express GAL4 in the nervous system</w:t>
      </w:r>
      <w:r w:rsidR="00322268" w:rsidRPr="0079397B">
        <w:rPr>
          <w:rFonts w:ascii="Arial" w:hAnsi="Arial" w:cs="Arial"/>
        </w:rPr>
        <w:t xml:space="preserve">. </w:t>
      </w:r>
      <w:r w:rsidR="009362F1" w:rsidRPr="0079397B">
        <w:rPr>
          <w:rFonts w:ascii="Arial" w:hAnsi="Arial" w:cs="Arial"/>
        </w:rPr>
        <w:t>Students manually scored wing extensions (courtship) and lunges (aggression)</w:t>
      </w:r>
      <w:r w:rsidR="003F6985" w:rsidRPr="0079397B">
        <w:rPr>
          <w:rFonts w:ascii="Arial" w:hAnsi="Arial" w:cs="Arial"/>
        </w:rPr>
        <w:t xml:space="preserve"> during class</w:t>
      </w:r>
      <w:r w:rsidR="009362F1" w:rsidRPr="0079397B">
        <w:rPr>
          <w:rFonts w:ascii="Arial" w:hAnsi="Arial" w:cs="Arial"/>
        </w:rPr>
        <w:t>, and student video recordings were later processed by the instructor for automated analysis of the same behaviors (Figure 4).</w:t>
      </w:r>
    </w:p>
    <w:p w14:paraId="67B2B54D" w14:textId="77777777" w:rsidR="00750493" w:rsidRPr="0079397B" w:rsidRDefault="00750493" w:rsidP="00DB1173">
      <w:pPr>
        <w:spacing w:line="360" w:lineRule="auto"/>
        <w:rPr>
          <w:rFonts w:ascii="Arial" w:hAnsi="Arial" w:cs="Arial"/>
        </w:rPr>
      </w:pPr>
    </w:p>
    <w:p w14:paraId="00153F5F" w14:textId="30154AE3" w:rsidR="001D6713" w:rsidRPr="0079397B" w:rsidRDefault="003205B9" w:rsidP="00DB1173">
      <w:pPr>
        <w:spacing w:line="360" w:lineRule="auto"/>
        <w:rPr>
          <w:rFonts w:ascii="Arial" w:hAnsi="Arial" w:cs="Arial"/>
        </w:rPr>
      </w:pPr>
      <w:r w:rsidRPr="0079397B">
        <w:rPr>
          <w:rFonts w:ascii="Arial" w:hAnsi="Arial" w:cs="Arial"/>
        </w:rPr>
        <w:t>To characterize the behaviors elicited by P1</w:t>
      </w:r>
      <w:r w:rsidRPr="0079397B">
        <w:rPr>
          <w:rFonts w:ascii="Arial" w:hAnsi="Arial" w:cs="Arial"/>
          <w:vertAlign w:val="superscript"/>
        </w:rPr>
        <w:t>a</w:t>
      </w:r>
      <w:r w:rsidRPr="0079397B">
        <w:rPr>
          <w:rFonts w:ascii="Arial" w:hAnsi="Arial" w:cs="Arial"/>
        </w:rPr>
        <w:t xml:space="preserve"> activation, students first tested solitary males. Compared to genetic controls, P1</w:t>
      </w:r>
      <w:r w:rsidRPr="0079397B">
        <w:rPr>
          <w:rFonts w:ascii="Arial" w:hAnsi="Arial" w:cs="Arial"/>
          <w:vertAlign w:val="superscript"/>
        </w:rPr>
        <w:t>a</w:t>
      </w:r>
      <w:r w:rsidRPr="0079397B">
        <w:rPr>
          <w:rFonts w:ascii="Arial" w:hAnsi="Arial" w:cs="Arial"/>
        </w:rPr>
        <w:t xml:space="preserve"> males exhibited a significantly elevated rate of unilateral wing extension both during and </w:t>
      </w:r>
      <w:r w:rsidR="003F6985" w:rsidRPr="0079397B">
        <w:rPr>
          <w:rFonts w:ascii="Arial" w:hAnsi="Arial" w:cs="Arial"/>
        </w:rPr>
        <w:t>after</w:t>
      </w:r>
      <w:r w:rsidRPr="0079397B">
        <w:rPr>
          <w:rFonts w:ascii="Arial" w:hAnsi="Arial" w:cs="Arial"/>
        </w:rPr>
        <w:t xml:space="preserve"> </w:t>
      </w:r>
      <w:proofErr w:type="spellStart"/>
      <w:r w:rsidRPr="0079397B">
        <w:rPr>
          <w:rFonts w:ascii="Arial" w:hAnsi="Arial" w:cs="Arial"/>
        </w:rPr>
        <w:t>photostimulation</w:t>
      </w:r>
      <w:proofErr w:type="spellEnd"/>
      <w:r w:rsidRPr="0079397B">
        <w:rPr>
          <w:rFonts w:ascii="Arial" w:hAnsi="Arial" w:cs="Arial"/>
        </w:rPr>
        <w:t xml:space="preserve"> (Figure 4A). Students then repeated the assay using pairs of males to assess the influence of social context on P1</w:t>
      </w:r>
      <w:r w:rsidRPr="0079397B">
        <w:rPr>
          <w:rFonts w:ascii="Arial" w:hAnsi="Arial" w:cs="Arial"/>
          <w:vertAlign w:val="superscript"/>
        </w:rPr>
        <w:t>a</w:t>
      </w:r>
      <w:r w:rsidRPr="0079397B">
        <w:rPr>
          <w:rFonts w:ascii="Arial" w:hAnsi="Arial" w:cs="Arial"/>
        </w:rPr>
        <w:t>-evoked behaviors. As in the solitary condition, wing extension was significantly elevated during the stimulation period relative to controls (Figure 4B). However, unlike single males, P1</w:t>
      </w:r>
      <w:r w:rsidRPr="0079397B">
        <w:rPr>
          <w:rFonts w:ascii="Arial" w:hAnsi="Arial" w:cs="Arial"/>
          <w:vertAlign w:val="superscript"/>
        </w:rPr>
        <w:t>a</w:t>
      </w:r>
      <w:r w:rsidRPr="0079397B">
        <w:rPr>
          <w:rFonts w:ascii="Arial" w:hAnsi="Arial" w:cs="Arial"/>
        </w:rPr>
        <w:t xml:space="preserve"> pairs exhibited a marked increase in lunging following stimulus offset, indicating a transition from courtship to aggression in the post-light period (Figure 4B).</w:t>
      </w:r>
      <w:r w:rsidR="000F0F1B" w:rsidRPr="0079397B">
        <w:rPr>
          <w:rFonts w:ascii="Arial" w:hAnsi="Arial" w:cs="Arial"/>
        </w:rPr>
        <w:t xml:space="preserve"> </w:t>
      </w:r>
    </w:p>
    <w:p w14:paraId="555B08C0" w14:textId="77777777" w:rsidR="001D6713" w:rsidRPr="0079397B" w:rsidRDefault="001D6713" w:rsidP="00DB1173">
      <w:pPr>
        <w:spacing w:line="360" w:lineRule="auto"/>
        <w:rPr>
          <w:rFonts w:ascii="Arial" w:hAnsi="Arial" w:cs="Arial"/>
        </w:rPr>
      </w:pPr>
    </w:p>
    <w:p w14:paraId="04D552C3" w14:textId="4A8651E3" w:rsidR="002C5649" w:rsidRPr="0079397B" w:rsidRDefault="002C5649" w:rsidP="00DB1173">
      <w:pPr>
        <w:spacing w:line="360" w:lineRule="auto"/>
        <w:rPr>
          <w:rFonts w:ascii="Arial" w:hAnsi="Arial" w:cs="Arial"/>
          <w:color w:val="000000"/>
        </w:rPr>
      </w:pPr>
      <w:r w:rsidRPr="0079397B">
        <w:rPr>
          <w:rFonts w:ascii="Arial" w:hAnsi="Arial" w:cs="Arial"/>
          <w:color w:val="000000"/>
        </w:rPr>
        <w:t>Based on these observations, students developed hypotheses about how P1 neurons regulate male social behavior. One class of experiments tested whether the behaviors displayed depended on the activation threshold of P1 neurons, varying the intensity or frequency of light stimulation. A second class of experiments examined whether persistent post-stimulation behaviors resulted from a fly-intrinsic change (i.e., an altered internal state) or from external influences. For example, students tested whether a P1a/</w:t>
      </w:r>
      <w:proofErr w:type="spellStart"/>
      <w:r w:rsidRPr="0079397B">
        <w:rPr>
          <w:rFonts w:ascii="Arial" w:hAnsi="Arial" w:cs="Arial"/>
          <w:color w:val="000000"/>
        </w:rPr>
        <w:t>CsChrimson</w:t>
      </w:r>
      <w:proofErr w:type="spellEnd"/>
      <w:r w:rsidRPr="0079397B">
        <w:rPr>
          <w:rFonts w:ascii="Arial" w:hAnsi="Arial" w:cs="Arial"/>
          <w:color w:val="000000"/>
        </w:rPr>
        <w:t xml:space="preserve"> male would still display aggression toward a non-aggressive BDPG4U/</w:t>
      </w:r>
      <w:proofErr w:type="spellStart"/>
      <w:r w:rsidRPr="0079397B">
        <w:rPr>
          <w:rFonts w:ascii="Arial" w:hAnsi="Arial" w:cs="Arial"/>
          <w:color w:val="000000"/>
        </w:rPr>
        <w:t>CsChrimson</w:t>
      </w:r>
      <w:proofErr w:type="spellEnd"/>
      <w:r w:rsidRPr="0079397B">
        <w:rPr>
          <w:rFonts w:ascii="Arial" w:hAnsi="Arial" w:cs="Arial"/>
          <w:color w:val="000000"/>
        </w:rPr>
        <w:t xml:space="preserve"> male to determine whether sustained aggression was due to escalating attack-counterattack cycles between two P1</w:t>
      </w:r>
      <w:r w:rsidRPr="0079397B">
        <w:rPr>
          <w:rFonts w:ascii="Arial" w:hAnsi="Arial" w:cs="Arial"/>
          <w:color w:val="000000"/>
          <w:vertAlign w:val="superscript"/>
        </w:rPr>
        <w:t>a</w:t>
      </w:r>
      <w:r w:rsidRPr="0079397B">
        <w:rPr>
          <w:rFonts w:ascii="Arial" w:hAnsi="Arial" w:cs="Arial"/>
          <w:color w:val="000000"/>
        </w:rPr>
        <w:t>-activated males (i.e., social feedback).</w:t>
      </w:r>
      <w:r w:rsidR="00135C7C" w:rsidRPr="0079397B">
        <w:rPr>
          <w:rFonts w:ascii="Arial" w:hAnsi="Arial" w:cs="Arial"/>
          <w:color w:val="000000"/>
        </w:rPr>
        <w:t xml:space="preserve"> </w:t>
      </w:r>
      <w:r w:rsidR="00DE2911" w:rsidRPr="0079397B">
        <w:rPr>
          <w:rFonts w:ascii="Arial" w:hAnsi="Arial" w:cs="Arial"/>
          <w:color w:val="000000"/>
        </w:rPr>
        <w:t>In summary, P1</w:t>
      </w:r>
      <w:r w:rsidR="00DE2911" w:rsidRPr="0079397B">
        <w:rPr>
          <w:rFonts w:ascii="Arial" w:hAnsi="Arial" w:cs="Arial"/>
          <w:color w:val="000000"/>
          <w:vertAlign w:val="superscript"/>
        </w:rPr>
        <w:t>a</w:t>
      </w:r>
      <w:r w:rsidR="00DE2911" w:rsidRPr="0079397B">
        <w:rPr>
          <w:rFonts w:ascii="Arial" w:hAnsi="Arial" w:cs="Arial"/>
          <w:color w:val="000000"/>
        </w:rPr>
        <w:t xml:space="preserve"> activation produces robust, context-dependent behavioral </w:t>
      </w:r>
      <w:r w:rsidR="00DE2911" w:rsidRPr="0079397B">
        <w:rPr>
          <w:rFonts w:ascii="Arial" w:hAnsi="Arial" w:cs="Arial"/>
          <w:color w:val="000000"/>
        </w:rPr>
        <w:lastRenderedPageBreak/>
        <w:t>phenotypes that students used as a basis for designing follow-up experiments, providing additional practice in experimental design, data analysis, and interpretation while reinforcing their understanding of how neural circuits control behavior.</w:t>
      </w:r>
    </w:p>
    <w:p w14:paraId="4312DDC6" w14:textId="77777777" w:rsidR="00DE2911" w:rsidRPr="0079397B" w:rsidRDefault="00DE2911" w:rsidP="00DB1173">
      <w:pPr>
        <w:spacing w:line="360" w:lineRule="auto"/>
        <w:rPr>
          <w:rFonts w:ascii="Arial" w:hAnsi="Arial" w:cs="Arial"/>
        </w:rPr>
      </w:pPr>
    </w:p>
    <w:p w14:paraId="4B74B65D" w14:textId="77777777" w:rsidR="00477688" w:rsidRPr="0079397B" w:rsidRDefault="00477688" w:rsidP="00DB1173">
      <w:pPr>
        <w:spacing w:line="360" w:lineRule="auto"/>
        <w:rPr>
          <w:rFonts w:ascii="Arial" w:hAnsi="Arial" w:cs="Arial"/>
        </w:rPr>
      </w:pPr>
      <w:r w:rsidRPr="0079397B">
        <w:rPr>
          <w:rFonts w:ascii="Arial" w:hAnsi="Arial" w:cs="Arial"/>
          <w:b/>
          <w:bCs/>
        </w:rPr>
        <w:t>Student Feedback</w:t>
      </w:r>
    </w:p>
    <w:p w14:paraId="5784DAE3" w14:textId="662DFCE0" w:rsidR="00477688" w:rsidRPr="0079397B" w:rsidRDefault="00477688" w:rsidP="00DB1173">
      <w:pPr>
        <w:spacing w:line="360" w:lineRule="auto"/>
        <w:rPr>
          <w:rFonts w:ascii="Arial" w:hAnsi="Arial" w:cs="Arial"/>
        </w:rPr>
      </w:pPr>
      <w:r w:rsidRPr="0079397B">
        <w:rPr>
          <w:rFonts w:ascii="Arial" w:hAnsi="Arial" w:cs="Arial"/>
        </w:rPr>
        <w:t xml:space="preserve">We conducted a voluntary survey of students enrolled in two sections of our introductory neuroscience laboratory course (n = </w:t>
      </w:r>
      <w:r w:rsidR="00961498" w:rsidRPr="0079397B">
        <w:rPr>
          <w:rFonts w:ascii="Arial" w:hAnsi="Arial" w:cs="Arial"/>
        </w:rPr>
        <w:t>17 responses</w:t>
      </w:r>
      <w:r w:rsidRPr="0079397B">
        <w:rPr>
          <w:rFonts w:ascii="Arial" w:hAnsi="Arial" w:cs="Arial"/>
        </w:rPr>
        <w:t xml:space="preserve">; response rate = 53%) to evaluate their perceptions of both the pedagogical and technical components of the lab activity (Table </w:t>
      </w:r>
      <w:r w:rsidR="00E0741F" w:rsidRPr="0079397B">
        <w:rPr>
          <w:rFonts w:ascii="Arial" w:hAnsi="Arial" w:cs="Arial"/>
        </w:rPr>
        <w:t>2</w:t>
      </w:r>
      <w:r w:rsidRPr="0079397B">
        <w:rPr>
          <w:rFonts w:ascii="Arial" w:hAnsi="Arial" w:cs="Arial"/>
        </w:rPr>
        <w:t xml:space="preserve">). </w:t>
      </w:r>
      <w:proofErr w:type="gramStart"/>
      <w:r w:rsidRPr="0079397B">
        <w:rPr>
          <w:rFonts w:ascii="Arial" w:hAnsi="Arial" w:cs="Arial"/>
        </w:rPr>
        <w:t>The majority of</w:t>
      </w:r>
      <w:proofErr w:type="gramEnd"/>
      <w:r w:rsidRPr="0079397B">
        <w:rPr>
          <w:rFonts w:ascii="Arial" w:hAnsi="Arial" w:cs="Arial"/>
        </w:rPr>
        <w:t xml:space="preserve"> respondents agreed that the lab enhanced their understanding of how </w:t>
      </w:r>
      <w:proofErr w:type="spellStart"/>
      <w:r w:rsidRPr="0079397B">
        <w:rPr>
          <w:rFonts w:ascii="Arial" w:hAnsi="Arial" w:cs="Arial"/>
        </w:rPr>
        <w:t>channelrhodopsin</w:t>
      </w:r>
      <w:proofErr w:type="spellEnd"/>
      <w:r w:rsidRPr="0079397B">
        <w:rPr>
          <w:rFonts w:ascii="Arial" w:hAnsi="Arial" w:cs="Arial"/>
        </w:rPr>
        <w:t xml:space="preserve"> is expressed in specific neurons and how it functions to elicit action potentials. Students also reported increased confidence in formulating hypotheses about the neural control of behavior and in designing experiments to test these hypotheses. </w:t>
      </w:r>
      <w:r w:rsidR="00E0741F" w:rsidRPr="0079397B">
        <w:rPr>
          <w:rFonts w:ascii="Arial" w:hAnsi="Arial" w:cs="Arial"/>
        </w:rPr>
        <w:t>On the technical side</w:t>
      </w:r>
      <w:r w:rsidRPr="0079397B">
        <w:rPr>
          <w:rFonts w:ascii="Arial" w:hAnsi="Arial" w:cs="Arial"/>
        </w:rPr>
        <w:t xml:space="preserve">, students found it straightforward to record videos and control light stimulation using the </w:t>
      </w:r>
      <w:proofErr w:type="spellStart"/>
      <w:r w:rsidRPr="0079397B">
        <w:rPr>
          <w:rFonts w:ascii="Arial" w:hAnsi="Arial" w:cs="Arial"/>
        </w:rPr>
        <w:t>FlyRig</w:t>
      </w:r>
      <w:proofErr w:type="spellEnd"/>
      <w:r w:rsidRPr="0079397B">
        <w:rPr>
          <w:rFonts w:ascii="Arial" w:hAnsi="Arial" w:cs="Arial"/>
        </w:rPr>
        <w:t xml:space="preserve"> </w:t>
      </w:r>
      <w:proofErr w:type="gramStart"/>
      <w:r w:rsidRPr="0079397B">
        <w:rPr>
          <w:rFonts w:ascii="Arial" w:hAnsi="Arial" w:cs="Arial"/>
        </w:rPr>
        <w:t>system</w:t>
      </w:r>
      <w:r w:rsidR="00620AAE" w:rsidRPr="0079397B">
        <w:rPr>
          <w:rFonts w:ascii="Arial" w:hAnsi="Arial" w:cs="Arial"/>
        </w:rPr>
        <w:t>, and</w:t>
      </w:r>
      <w:proofErr w:type="gramEnd"/>
      <w:r w:rsidRPr="0079397B">
        <w:rPr>
          <w:rFonts w:ascii="Arial" w:hAnsi="Arial" w:cs="Arial"/>
        </w:rPr>
        <w:t xml:space="preserve"> generally agreed that the system functioned reliably. </w:t>
      </w:r>
      <w:r w:rsidR="00620AAE" w:rsidRPr="0079397B">
        <w:rPr>
          <w:rFonts w:ascii="Arial" w:hAnsi="Arial" w:cs="Arial"/>
        </w:rPr>
        <w:t>O</w:t>
      </w:r>
      <w:r w:rsidRPr="0079397B">
        <w:rPr>
          <w:rFonts w:ascii="Arial" w:hAnsi="Arial" w:cs="Arial"/>
        </w:rPr>
        <w:t>ne group reported difficulty connecting to the camera</w:t>
      </w:r>
      <w:r w:rsidR="00620AAE" w:rsidRPr="0079397B">
        <w:rPr>
          <w:rFonts w:ascii="Arial" w:hAnsi="Arial" w:cs="Arial"/>
        </w:rPr>
        <w:t xml:space="preserve">; however, this </w:t>
      </w:r>
      <w:r w:rsidRPr="0079397B">
        <w:rPr>
          <w:rFonts w:ascii="Arial" w:hAnsi="Arial" w:cs="Arial"/>
        </w:rPr>
        <w:t xml:space="preserve">was resolved by unplugging and reconnecting the device to reset the USB port. Overall, students found the </w:t>
      </w:r>
      <w:proofErr w:type="spellStart"/>
      <w:r w:rsidRPr="0079397B">
        <w:rPr>
          <w:rFonts w:ascii="Arial" w:hAnsi="Arial" w:cs="Arial"/>
        </w:rPr>
        <w:t>FlyRig</w:t>
      </w:r>
      <w:proofErr w:type="spellEnd"/>
      <w:r w:rsidRPr="0079397B">
        <w:rPr>
          <w:rFonts w:ascii="Arial" w:hAnsi="Arial" w:cs="Arial"/>
        </w:rPr>
        <w:t xml:space="preserve"> software easy to use for conducting experiments.</w:t>
      </w:r>
    </w:p>
    <w:p w14:paraId="20BA80FF" w14:textId="77777777" w:rsidR="004C1A88" w:rsidRPr="0079397B" w:rsidRDefault="004C1A88" w:rsidP="00DB1173">
      <w:pPr>
        <w:spacing w:line="360" w:lineRule="auto"/>
        <w:ind w:left="360"/>
        <w:rPr>
          <w:rFonts w:ascii="Arial" w:hAnsi="Arial" w:cs="Arial"/>
        </w:rPr>
      </w:pPr>
    </w:p>
    <w:p w14:paraId="3294888F" w14:textId="77777777" w:rsidR="00D0643C" w:rsidRPr="0079397B" w:rsidRDefault="00D0643C" w:rsidP="00D0643C">
      <w:pPr>
        <w:spacing w:line="360" w:lineRule="auto"/>
        <w:rPr>
          <w:rFonts w:ascii="Arial" w:hAnsi="Arial" w:cs="Arial"/>
          <w:b/>
          <w:bCs/>
        </w:rPr>
      </w:pPr>
      <w:r w:rsidRPr="0079397B">
        <w:rPr>
          <w:rFonts w:ascii="Arial" w:hAnsi="Arial" w:cs="Arial"/>
          <w:b/>
          <w:bCs/>
        </w:rPr>
        <w:t>DISCUSSION</w:t>
      </w:r>
    </w:p>
    <w:p w14:paraId="4F6D8161" w14:textId="09B82C5C" w:rsidR="00966575" w:rsidRPr="0079397B" w:rsidRDefault="00127655" w:rsidP="001F7D0F">
      <w:pPr>
        <w:spacing w:line="360" w:lineRule="auto"/>
        <w:rPr>
          <w:rFonts w:ascii="Arial" w:hAnsi="Arial" w:cs="Arial"/>
        </w:rPr>
      </w:pPr>
      <w:r w:rsidRPr="0079397B">
        <w:rPr>
          <w:rFonts w:ascii="Arial" w:hAnsi="Arial" w:cs="Arial"/>
        </w:rPr>
        <w:t xml:space="preserve">Optogenetics is a widely used tool in neuroscience, making it important for students to gain direct experience with its principles and applications. </w:t>
      </w:r>
      <w:r w:rsidRPr="0079397B">
        <w:rPr>
          <w:rFonts w:ascii="Arial" w:hAnsi="Arial" w:cs="Arial"/>
          <w:i/>
          <w:iCs/>
        </w:rPr>
        <w:t>Drosophila melanogaster</w:t>
      </w:r>
      <w:r w:rsidRPr="0079397B">
        <w:rPr>
          <w:rFonts w:ascii="Arial" w:hAnsi="Arial" w:cs="Arial"/>
        </w:rPr>
        <w:t xml:space="preserve"> offers an accessible platform for optogenetics in teaching laboratories and has been used to introduce students to synaptic physiology and the neural basis of behavior</w:t>
      </w:r>
      <w:r w:rsidR="00966575" w:rsidRPr="0079397B">
        <w:rPr>
          <w:rFonts w:ascii="Arial" w:hAnsi="Arial" w:cs="Arial"/>
        </w:rPr>
        <w:t xml:space="preserve"> </w:t>
      </w:r>
      <w:sdt>
        <w:sdtPr>
          <w:rPr>
            <w:rFonts w:ascii="Arial" w:hAnsi="Arial" w:cs="Arial"/>
          </w:rPr>
          <w:alias w:val="SmartCite Citation"/>
          <w:tag w:val="5a0031f8-ec22-495f-b417-4cd6b50b5c68:1e383ec0-3a83-4184-9974-619a9a48428b,5a0031f8-ec22-495f-b417-4cd6b50b5c68:8565307f-0eb4-4442-b2eb-3b20077a60f9,5a0031f8-ec22-495f-b417-4cd6b50b5c68:8cd2df04-7a5a-4ea4-972e-1d78d99b0295,5a0031f8-ec22-495f-b417-4cd6b50b5c68:83a11c97-059b-4b9e-a614-ff872c9410b9+"/>
          <w:id w:val="-318267616"/>
          <w:placeholder>
            <w:docPart w:val="91BB92598C7D7544A1B33F5C7F5DDF47"/>
          </w:placeholder>
        </w:sdtPr>
        <w:sdtContent>
          <w:r w:rsidR="00893991" w:rsidRPr="0079397B">
            <w:rPr>
              <w:rFonts w:ascii="Arial" w:eastAsia="Times New Roman" w:hAnsi="Arial" w:cs="Arial"/>
            </w:rPr>
            <w:t>(Pulver et al., 2011; Titlow et al., 2015; Vilinsky et al., 2018; Fu et al., 2023)</w:t>
          </w:r>
        </w:sdtContent>
      </w:sdt>
      <w:r w:rsidR="00966575" w:rsidRPr="0079397B">
        <w:rPr>
          <w:rFonts w:ascii="Arial" w:hAnsi="Arial" w:cs="Arial"/>
        </w:rPr>
        <w:t xml:space="preserve">. </w:t>
      </w:r>
      <w:r w:rsidR="001F7D0F" w:rsidRPr="0079397B">
        <w:rPr>
          <w:rFonts w:ascii="Arial" w:hAnsi="Arial" w:cs="Arial"/>
        </w:rPr>
        <w:t>This lab activity extends these approaches by engaging students in circuit-level investigations of social behaviors, specifically aggression and courtship</w:t>
      </w:r>
      <w:r w:rsidR="008C29B7" w:rsidRPr="0079397B">
        <w:rPr>
          <w:rFonts w:ascii="Arial" w:hAnsi="Arial" w:cs="Arial"/>
        </w:rPr>
        <w:t>,</w:t>
      </w:r>
      <w:r w:rsidR="008C29B7" w:rsidRPr="0079397B">
        <w:rPr>
          <w:rFonts w:ascii="Arial" w:hAnsi="Arial" w:cs="Arial"/>
          <w:color w:val="000000"/>
          <w:sz w:val="27"/>
          <w:szCs w:val="27"/>
          <w:rPrChange w:id="36" w:author="Eric Hoopfer" w:date="2025-11-08T14:22:00Z" w16du:dateUtc="2025-11-08T20:22:00Z">
            <w:rPr>
              <w:rFonts w:ascii="-webkit-standard" w:hAnsi="-webkit-standard"/>
              <w:color w:val="000000"/>
              <w:sz w:val="27"/>
              <w:szCs w:val="27"/>
            </w:rPr>
          </w:rPrChange>
        </w:rPr>
        <w:t xml:space="preserve"> </w:t>
      </w:r>
      <w:r w:rsidR="008C29B7" w:rsidRPr="0079397B">
        <w:rPr>
          <w:rFonts w:ascii="Arial" w:hAnsi="Arial" w:cs="Arial"/>
        </w:rPr>
        <w:t xml:space="preserve">which are shaped by sensory cues from conspecifics, prior social experience, and internal states (Lee and Wu, 2020; Jiang and Pan, 2022; </w:t>
      </w:r>
      <w:proofErr w:type="spellStart"/>
      <w:r w:rsidR="008C29B7" w:rsidRPr="0079397B">
        <w:rPr>
          <w:rFonts w:ascii="Arial" w:hAnsi="Arial" w:cs="Arial"/>
        </w:rPr>
        <w:t>Schretter</w:t>
      </w:r>
      <w:proofErr w:type="spellEnd"/>
      <w:r w:rsidR="008C29B7" w:rsidRPr="0079397B">
        <w:rPr>
          <w:rFonts w:ascii="Arial" w:hAnsi="Arial" w:cs="Arial"/>
        </w:rPr>
        <w:t xml:space="preserve">, 2025). These features make them a rich model for exploring how neural circuits regulate complex behaviors while reinforcing core concepts in optogenetics, genetic targeting of specific neurons, and hypothesis-driven </w:t>
      </w:r>
      <w:r w:rsidR="008C29B7" w:rsidRPr="0079397B">
        <w:rPr>
          <w:rFonts w:ascii="Arial" w:hAnsi="Arial" w:cs="Arial"/>
        </w:rPr>
        <w:lastRenderedPageBreak/>
        <w:t xml:space="preserve">experimental design. Post-lab surveys indicated that the activity </w:t>
      </w:r>
      <w:r w:rsidR="00212DF4" w:rsidRPr="0079397B">
        <w:rPr>
          <w:rFonts w:ascii="Arial" w:hAnsi="Arial" w:cs="Arial"/>
        </w:rPr>
        <w:t>enhanced</w:t>
      </w:r>
      <w:r w:rsidR="008C29B7" w:rsidRPr="0079397B">
        <w:rPr>
          <w:rFonts w:ascii="Arial" w:hAnsi="Arial" w:cs="Arial"/>
        </w:rPr>
        <w:t xml:space="preserve"> student understanding of both the conceptual basis and experimental methods for studying neural control of behavior using optogenetics.</w:t>
      </w:r>
    </w:p>
    <w:p w14:paraId="37094FE3" w14:textId="77777777" w:rsidR="00966575" w:rsidRPr="0079397B" w:rsidRDefault="00966575" w:rsidP="00966575">
      <w:pPr>
        <w:spacing w:line="360" w:lineRule="auto"/>
        <w:rPr>
          <w:rFonts w:ascii="Arial" w:hAnsi="Arial" w:cs="Arial"/>
        </w:rPr>
      </w:pPr>
    </w:p>
    <w:p w14:paraId="7B4A95A5" w14:textId="39813B8E" w:rsidR="00966575" w:rsidRPr="0079397B" w:rsidRDefault="00966575" w:rsidP="00966575">
      <w:pPr>
        <w:spacing w:line="360" w:lineRule="auto"/>
        <w:rPr>
          <w:rFonts w:ascii="Arial" w:hAnsi="Arial" w:cs="Arial"/>
          <w:color w:val="000000"/>
        </w:rPr>
      </w:pPr>
      <w:r w:rsidRPr="0079397B">
        <w:rPr>
          <w:rFonts w:ascii="Arial" w:hAnsi="Arial" w:cs="Arial"/>
        </w:rPr>
        <w:t>Optogenetic activation of P1</w:t>
      </w:r>
      <w:r w:rsidRPr="0079397B">
        <w:rPr>
          <w:rFonts w:ascii="Arial" w:hAnsi="Arial" w:cs="Arial"/>
          <w:vertAlign w:val="superscript"/>
        </w:rPr>
        <w:t>a</w:t>
      </w:r>
      <w:r w:rsidRPr="0079397B">
        <w:rPr>
          <w:rFonts w:ascii="Arial" w:hAnsi="Arial" w:cs="Arial"/>
        </w:rPr>
        <w:t xml:space="preserve"> neurons produces a robust</w:t>
      </w:r>
      <w:r w:rsidR="001F7D0F" w:rsidRPr="0079397B">
        <w:rPr>
          <w:rFonts w:ascii="Arial" w:hAnsi="Arial" w:cs="Arial"/>
        </w:rPr>
        <w:t xml:space="preserve"> and easily recognizable</w:t>
      </w:r>
      <w:r w:rsidRPr="0079397B">
        <w:rPr>
          <w:rFonts w:ascii="Arial" w:hAnsi="Arial" w:cs="Arial"/>
        </w:rPr>
        <w:t xml:space="preserve"> phenotype that </w:t>
      </w:r>
      <w:r w:rsidR="001F7D0F" w:rsidRPr="0079397B">
        <w:rPr>
          <w:rFonts w:ascii="Arial" w:hAnsi="Arial" w:cs="Arial"/>
          <w:color w:val="000000"/>
        </w:rPr>
        <w:t>can be used to illustrate</w:t>
      </w:r>
      <w:r w:rsidRPr="0079397B">
        <w:rPr>
          <w:rFonts w:ascii="Arial" w:hAnsi="Arial" w:cs="Arial"/>
          <w:color w:val="000000"/>
        </w:rPr>
        <w:t xml:space="preserve"> </w:t>
      </w:r>
      <w:r w:rsidR="004F35EF" w:rsidRPr="0079397B">
        <w:rPr>
          <w:rFonts w:ascii="Arial" w:hAnsi="Arial" w:cs="Arial"/>
          <w:color w:val="000000"/>
        </w:rPr>
        <w:t>various</w:t>
      </w:r>
      <w:r w:rsidR="000C2ECC" w:rsidRPr="0079397B">
        <w:rPr>
          <w:rFonts w:ascii="Arial" w:hAnsi="Arial" w:cs="Arial"/>
          <w:color w:val="000000"/>
        </w:rPr>
        <w:t xml:space="preserve"> </w:t>
      </w:r>
      <w:r w:rsidRPr="0079397B">
        <w:rPr>
          <w:rFonts w:ascii="Arial" w:hAnsi="Arial" w:cs="Arial"/>
          <w:color w:val="000000"/>
        </w:rPr>
        <w:t xml:space="preserve">concepts </w:t>
      </w:r>
      <w:r w:rsidR="004F35EF" w:rsidRPr="0079397B">
        <w:rPr>
          <w:rFonts w:ascii="Arial" w:hAnsi="Arial" w:cs="Arial"/>
          <w:color w:val="000000"/>
        </w:rPr>
        <w:t>related</w:t>
      </w:r>
      <w:r w:rsidRPr="0079397B">
        <w:rPr>
          <w:rFonts w:ascii="Arial" w:hAnsi="Arial" w:cs="Arial"/>
          <w:color w:val="000000"/>
        </w:rPr>
        <w:t xml:space="preserve"> neural circuit </w:t>
      </w:r>
      <w:r w:rsidR="004F35EF" w:rsidRPr="0079397B">
        <w:rPr>
          <w:rFonts w:ascii="Arial" w:hAnsi="Arial" w:cs="Arial"/>
          <w:color w:val="000000"/>
        </w:rPr>
        <w:t>control of behavior</w:t>
      </w:r>
      <w:r w:rsidRPr="0079397B">
        <w:rPr>
          <w:rFonts w:ascii="Arial" w:hAnsi="Arial" w:cs="Arial"/>
        </w:rPr>
        <w:t xml:space="preserve">. Students observe that </w:t>
      </w:r>
      <w:r w:rsidRPr="0079397B">
        <w:rPr>
          <w:rFonts w:ascii="Arial" w:hAnsi="Arial" w:cs="Arial"/>
          <w:color w:val="000000"/>
        </w:rPr>
        <w:t>stimulation of P1</w:t>
      </w:r>
      <w:r w:rsidRPr="0079397B">
        <w:rPr>
          <w:rFonts w:ascii="Arial" w:hAnsi="Arial" w:cs="Arial"/>
          <w:color w:val="000000"/>
          <w:vertAlign w:val="superscript"/>
        </w:rPr>
        <w:t>a</w:t>
      </w:r>
      <w:r w:rsidRPr="0079397B">
        <w:rPr>
          <w:rFonts w:ascii="Arial" w:hAnsi="Arial" w:cs="Arial"/>
          <w:color w:val="000000"/>
        </w:rPr>
        <w:t xml:space="preserve"> neurons triggers courtship</w:t>
      </w:r>
      <w:r w:rsidRPr="0079397B">
        <w:rPr>
          <w:rFonts w:ascii="Arial" w:hAnsi="Arial" w:cs="Arial"/>
        </w:rPr>
        <w:t xml:space="preserve"> even without appropriate sensory cues (e.g., no female present or </w:t>
      </w:r>
      <w:r w:rsidR="001F7D0F" w:rsidRPr="0079397B">
        <w:rPr>
          <w:rFonts w:ascii="Arial" w:hAnsi="Arial" w:cs="Arial"/>
        </w:rPr>
        <w:t xml:space="preserve">even </w:t>
      </w:r>
      <w:r w:rsidRPr="0079397B">
        <w:rPr>
          <w:rFonts w:ascii="Arial" w:hAnsi="Arial" w:cs="Arial"/>
        </w:rPr>
        <w:t>the presence of a male), demonstrating that P1 neuron activity is sufficient to initiate courtship</w:t>
      </w:r>
      <w:r w:rsidR="00B640C0" w:rsidRPr="0079397B">
        <w:rPr>
          <w:rFonts w:ascii="Arial" w:hAnsi="Arial" w:cs="Arial"/>
        </w:rPr>
        <w:t xml:space="preserve"> </w:t>
      </w:r>
      <w:r w:rsidR="004F35EF" w:rsidRPr="0079397B">
        <w:rPr>
          <w:rFonts w:ascii="Arial" w:hAnsi="Arial" w:cs="Arial"/>
        </w:rPr>
        <w:t>behavior</w:t>
      </w:r>
      <w:r w:rsidR="00B640C0" w:rsidRPr="0079397B">
        <w:rPr>
          <w:rFonts w:ascii="Arial" w:hAnsi="Arial" w:cs="Arial"/>
        </w:rPr>
        <w:t>.</w:t>
      </w:r>
      <w:r w:rsidRPr="0079397B">
        <w:rPr>
          <w:rFonts w:ascii="Arial" w:hAnsi="Arial" w:cs="Arial"/>
        </w:rPr>
        <w:t xml:space="preserve"> The persistence of behavior after stimulation prompts students to consider whether P1 neurons induce internal states</w:t>
      </w:r>
      <w:r w:rsidR="001F7D0F" w:rsidRPr="0079397B">
        <w:rPr>
          <w:rFonts w:ascii="Arial" w:hAnsi="Arial" w:cs="Arial"/>
        </w:rPr>
        <w:t xml:space="preserve">, </w:t>
      </w:r>
      <w:r w:rsidRPr="0079397B">
        <w:rPr>
          <w:rFonts w:ascii="Arial" w:hAnsi="Arial" w:cs="Arial"/>
        </w:rPr>
        <w:t>such as arousal, motivation, or drive</w:t>
      </w:r>
      <w:r w:rsidR="001F7D0F" w:rsidRPr="0079397B">
        <w:rPr>
          <w:rFonts w:ascii="Arial" w:hAnsi="Arial" w:cs="Arial"/>
        </w:rPr>
        <w:t xml:space="preserve">, </w:t>
      </w:r>
      <w:r w:rsidRPr="0079397B">
        <w:rPr>
          <w:rFonts w:ascii="Arial" w:hAnsi="Arial" w:cs="Arial"/>
        </w:rPr>
        <w:t xml:space="preserve">that sustain behavior over time </w:t>
      </w:r>
      <w:sdt>
        <w:sdtPr>
          <w:rPr>
            <w:rFonts w:ascii="Arial" w:hAnsi="Arial" w:cs="Arial"/>
          </w:rPr>
          <w:alias w:val="SmartCite Citation"/>
          <w:tag w:val="5a0031f8-ec22-495f-b417-4cd6b50b5c68:c4e65ac0-9f9a-4299-b96a-121a33cf3760,5a0031f8-ec22-495f-b417-4cd6b50b5c68:cb5f5aa7-22f7-43d2-b653-c6abea06f061+"/>
          <w:id w:val="-687604731"/>
          <w:placeholder>
            <w:docPart w:val="8F08419CFBBBFD41A89574F9D6DD4724"/>
          </w:placeholder>
        </w:sdtPr>
        <w:sdtContent>
          <w:r w:rsidR="00893991" w:rsidRPr="0079397B">
            <w:rPr>
              <w:rFonts w:ascii="Arial" w:eastAsia="Times New Roman" w:hAnsi="Arial" w:cs="Arial"/>
            </w:rPr>
            <w:t>(Berridge, 2004; Anderson, 2016)</w:t>
          </w:r>
        </w:sdtContent>
      </w:sdt>
      <w:r w:rsidRPr="0079397B">
        <w:rPr>
          <w:rFonts w:ascii="Arial" w:hAnsi="Arial" w:cs="Arial"/>
        </w:rPr>
        <w:t xml:space="preserve">. </w:t>
      </w:r>
      <w:r w:rsidRPr="0079397B">
        <w:rPr>
          <w:rFonts w:ascii="Arial" w:hAnsi="Arial" w:cs="Arial"/>
          <w:color w:val="000000"/>
        </w:rPr>
        <w:t xml:space="preserve">Finally, </w:t>
      </w:r>
      <w:r w:rsidR="00C551FC" w:rsidRPr="0079397B">
        <w:rPr>
          <w:rFonts w:ascii="Arial" w:hAnsi="Arial" w:cs="Arial"/>
          <w:color w:val="000000"/>
        </w:rPr>
        <w:t xml:space="preserve">the </w:t>
      </w:r>
      <w:r w:rsidRPr="0079397B">
        <w:rPr>
          <w:rFonts w:ascii="Arial" w:hAnsi="Arial" w:cs="Arial"/>
          <w:color w:val="000000"/>
        </w:rPr>
        <w:t xml:space="preserve">differences in post-activation behavior </w:t>
      </w:r>
      <w:r w:rsidR="00C551FC" w:rsidRPr="0079397B">
        <w:rPr>
          <w:rFonts w:ascii="Arial" w:hAnsi="Arial" w:cs="Arial"/>
          <w:color w:val="000000"/>
        </w:rPr>
        <w:t>that depend</w:t>
      </w:r>
      <w:r w:rsidRPr="0079397B">
        <w:rPr>
          <w:rFonts w:ascii="Arial" w:hAnsi="Arial" w:cs="Arial"/>
          <w:color w:val="000000"/>
        </w:rPr>
        <w:t xml:space="preserve"> on social context (courtship when alone, aggression in the presence of another male) </w:t>
      </w:r>
      <w:r w:rsidR="000C2ECC" w:rsidRPr="0079397B">
        <w:rPr>
          <w:rFonts w:ascii="Arial" w:hAnsi="Arial" w:cs="Arial"/>
          <w:color w:val="000000"/>
        </w:rPr>
        <w:t xml:space="preserve">illustrate how external cues are integrated with internal states to shape behavioral output </w:t>
      </w:r>
      <w:sdt>
        <w:sdtPr>
          <w:rPr>
            <w:rFonts w:ascii="Arial" w:hAnsi="Arial" w:cs="Arial"/>
            <w:color w:val="000000"/>
          </w:rPr>
          <w:alias w:val="SmartCite Citation"/>
          <w:tag w:val="5a0031f8-ec22-495f-b417-4cd6b50b5c68:e6b533ad-6039-4d21-803b-b51623752fef+"/>
          <w:id w:val="275837705"/>
          <w:placeholder>
            <w:docPart w:val="DefaultPlaceholder_-1854013440"/>
          </w:placeholder>
        </w:sdtPr>
        <w:sdtContent>
          <w:r w:rsidR="00893991" w:rsidRPr="0079397B">
            <w:rPr>
              <w:rFonts w:ascii="Arial" w:eastAsia="Times New Roman" w:hAnsi="Arial" w:cs="Arial"/>
            </w:rPr>
            <w:t>(Kennedy et al., 2014)</w:t>
          </w:r>
        </w:sdtContent>
      </w:sdt>
      <w:r w:rsidR="00C551FC" w:rsidRPr="0079397B">
        <w:rPr>
          <w:rFonts w:ascii="Arial" w:hAnsi="Arial" w:cs="Arial"/>
          <w:color w:val="000000"/>
        </w:rPr>
        <w:t xml:space="preserve">. </w:t>
      </w:r>
      <w:r w:rsidR="005F3AD1" w:rsidRPr="0079397B">
        <w:rPr>
          <w:rFonts w:ascii="Arial" w:hAnsi="Arial" w:cs="Arial"/>
          <w:color w:val="000000"/>
        </w:rPr>
        <w:t>These observations help students understand how neural circuits orchestrate behavior across different time scales and social contexts, while providing a foundation for generating and testing new hypotheses.</w:t>
      </w:r>
    </w:p>
    <w:p w14:paraId="5A07FC02" w14:textId="77777777" w:rsidR="00892448" w:rsidRPr="0079397B" w:rsidRDefault="00892448" w:rsidP="00966575">
      <w:pPr>
        <w:spacing w:line="360" w:lineRule="auto"/>
        <w:rPr>
          <w:ins w:id="37" w:author="Eric Hoopfer" w:date="2025-11-08T11:07:00Z" w16du:dateUtc="2025-11-08T17:07:00Z"/>
          <w:rFonts w:ascii="Arial" w:hAnsi="Arial" w:cs="Arial"/>
          <w:color w:val="000000"/>
        </w:rPr>
      </w:pPr>
    </w:p>
    <w:p w14:paraId="1653234B" w14:textId="414746B3" w:rsidR="00ED5132" w:rsidRPr="0079397B" w:rsidRDefault="00ED5132" w:rsidP="00966575">
      <w:pPr>
        <w:spacing w:line="360" w:lineRule="auto"/>
        <w:rPr>
          <w:rFonts w:ascii="Arial" w:hAnsi="Arial" w:cs="Arial"/>
          <w:color w:val="000000"/>
        </w:rPr>
      </w:pPr>
      <w:ins w:id="38" w:author="Eric Hoopfer" w:date="2025-11-08T11:07:00Z" w16du:dateUtc="2025-11-08T17:07:00Z">
        <w:r w:rsidRPr="0079397B">
          <w:rPr>
            <w:rFonts w:ascii="Arial" w:hAnsi="Arial" w:cs="Arial"/>
          </w:rPr>
          <w:t>This lab activity can be modified in several ways to fit different purposes. We have used this activity for a 2-hour summer high school program by omitting the experimental design module at the end. In this shortened version, students still learn about optogenetics, observe it in action, and learn to interpret neural gain-of-function experiments and develop hypotheses about how neurons control behavior. Conversely, there are several ways to expand the activity. First, although the instructor processed student videos in the activity described here, students can readily perform automated behavior scoring and statistical analyses themselves. Incorporating this step provides valuable training in coding, image analysis, and quantitative data interpretation, particularly in courses where MATLAB or other analysis software is available. To support this, we provide instructions and code for video processing, fly tracking, and automated behavior scoring (github.com/</w:t>
        </w:r>
        <w:proofErr w:type="spellStart"/>
        <w:r w:rsidRPr="0079397B">
          <w:rPr>
            <w:rFonts w:ascii="Arial" w:hAnsi="Arial" w:cs="Arial"/>
          </w:rPr>
          <w:t>flyRig</w:t>
        </w:r>
        <w:proofErr w:type="spellEnd"/>
        <w:r w:rsidRPr="0079397B">
          <w:rPr>
            <w:rFonts w:ascii="Arial" w:hAnsi="Arial" w:cs="Arial"/>
          </w:rPr>
          <w:t xml:space="preserve">). Second, this module can be extended into a </w:t>
        </w:r>
        <w:r w:rsidRPr="0079397B">
          <w:rPr>
            <w:rFonts w:ascii="Arial" w:hAnsi="Arial" w:cs="Arial"/>
          </w:rPr>
          <w:lastRenderedPageBreak/>
          <w:t xml:space="preserve">Course-Based Undergraduate Research Experience (CURE). For example, in our introductory neuroscience course, students spend the final four weeks of the term building on this experiment by designing and conducting a research project investigating P1 neuron function in social behavior. Past projects have explored how neuromodulators such as dopamine shape P1-induced courtship and aggression, whether P1 activation is rewarding to male flies, and how internal states such as hunger, sleep deprivation, or stress influence P1 excitability. Third, studying the neuronal basis of social behaviors such as aggression and courtship encourages students to view these behaviors through a biological lens. Post-lab assigned readings such as Anderson &amp; Adolphs </w:t>
        </w:r>
      </w:ins>
      <w:customXmlInsRangeStart w:id="39" w:author="Eric Hoopfer" w:date="2025-11-08T11:07:00Z"/>
      <w:sdt>
        <w:sdtPr>
          <w:rPr>
            <w:rFonts w:ascii="Arial" w:hAnsi="Arial" w:cs="Arial"/>
          </w:rPr>
          <w:alias w:val="SmartCite Citation"/>
          <w:tag w:val="5a0031f8-ec22-495f-b417-4cd6b50b5c68:aec07abf-5a5d-4ccc-a9c2-8cbcc0928689+{&quot;items&quot;:{&quot;5a0031f8-ec22-495f-b417-4cd6b50b5c68:aec07abf-5a5d-4ccc-a9c2-8cbcc0928689&quot;:{&quot;position&quot;:null,&quot;prefix&quot;:null,&quot;suffix&quot;:null,&quot;suppressAuthor&quot;:true}}}"/>
          <w:id w:val="-1159527241"/>
          <w:placeholder>
            <w:docPart w:val="A0426548FA9F3D4FAB0B14895977C7E4"/>
          </w:placeholder>
        </w:sdtPr>
        <w:sdtContent>
          <w:customXmlInsRangeEnd w:id="39"/>
          <w:ins w:id="40" w:author="Eric Hoopfer" w:date="2025-11-08T11:07:00Z" w16du:dateUtc="2025-11-08T17:07:00Z">
            <w:r w:rsidRPr="0079397B">
              <w:rPr>
                <w:rFonts w:ascii="Arial" w:eastAsia="Times New Roman" w:hAnsi="Arial" w:cs="Arial"/>
              </w:rPr>
              <w:t>(2014)</w:t>
            </w:r>
          </w:ins>
          <w:customXmlInsRangeStart w:id="41" w:author="Eric Hoopfer" w:date="2025-11-08T11:07:00Z"/>
        </w:sdtContent>
      </w:sdt>
      <w:customXmlInsRangeEnd w:id="41"/>
      <w:ins w:id="42" w:author="Eric Hoopfer" w:date="2025-11-08T11:07:00Z" w16du:dateUtc="2025-11-08T17:07:00Z">
        <w:r w:rsidRPr="0079397B">
          <w:rPr>
            <w:rFonts w:ascii="Arial" w:hAnsi="Arial" w:cs="Arial"/>
          </w:rPr>
          <w:t>, which provides an accessible overview of how emotions can be studied in animals, can help students connect their findings to broader concepts in neuroscience and psychology.</w:t>
        </w:r>
      </w:ins>
    </w:p>
    <w:p w14:paraId="775BE781" w14:textId="77777777" w:rsidR="00966575" w:rsidRPr="0079397B" w:rsidRDefault="00966575" w:rsidP="00966575">
      <w:pPr>
        <w:spacing w:line="360" w:lineRule="auto"/>
        <w:rPr>
          <w:rFonts w:ascii="Arial" w:hAnsi="Arial" w:cs="Arial"/>
          <w:color w:val="000000"/>
        </w:rPr>
      </w:pPr>
    </w:p>
    <w:p w14:paraId="103B83FA" w14:textId="4825A1DF" w:rsidR="00BC1C2E" w:rsidRPr="0079397B" w:rsidRDefault="000C2ECC" w:rsidP="00D0643C">
      <w:pPr>
        <w:spacing w:line="360" w:lineRule="auto"/>
        <w:rPr>
          <w:rFonts w:ascii="Arial" w:hAnsi="Arial" w:cs="Arial"/>
          <w:b/>
          <w:bCs/>
        </w:rPr>
      </w:pPr>
      <w:r w:rsidRPr="0079397B">
        <w:rPr>
          <w:rFonts w:ascii="Arial" w:hAnsi="Arial" w:cs="Arial"/>
        </w:rPr>
        <w:t>Recent advances in mapping the neural circuits underlying</w:t>
      </w:r>
      <w:r w:rsidR="00D35ED2" w:rsidRPr="0079397B">
        <w:rPr>
          <w:rFonts w:ascii="Arial" w:hAnsi="Arial" w:cs="Arial"/>
        </w:rPr>
        <w:t xml:space="preserve"> </w:t>
      </w:r>
      <w:r w:rsidRPr="0079397B">
        <w:rPr>
          <w:rFonts w:ascii="Arial" w:hAnsi="Arial" w:cs="Arial"/>
          <w:i/>
          <w:iCs/>
        </w:rPr>
        <w:t>Drosophila</w:t>
      </w:r>
      <w:r w:rsidR="00D35ED2" w:rsidRPr="0079397B">
        <w:rPr>
          <w:rFonts w:ascii="Arial" w:hAnsi="Arial" w:cs="Arial"/>
        </w:rPr>
        <w:t xml:space="preserve"> </w:t>
      </w:r>
      <w:r w:rsidRPr="0079397B">
        <w:rPr>
          <w:rFonts w:ascii="Arial" w:hAnsi="Arial" w:cs="Arial"/>
        </w:rPr>
        <w:t xml:space="preserve">social behavior </w:t>
      </w:r>
      <w:r w:rsidR="00D35ED2" w:rsidRPr="0079397B">
        <w:rPr>
          <w:rFonts w:ascii="Arial" w:hAnsi="Arial" w:cs="Arial"/>
        </w:rPr>
        <w:t xml:space="preserve">in both sexes </w:t>
      </w:r>
      <w:sdt>
        <w:sdtPr>
          <w:rPr>
            <w:rFonts w:ascii="Arial" w:hAnsi="Arial" w:cs="Arial"/>
          </w:rPr>
          <w:alias w:val="SmartCite Citation"/>
          <w:tag w:val="5a0031f8-ec22-495f-b417-4cd6b50b5c68:2029f78c-d7d5-4c68-88ef-ce69554eb1b7,5a0031f8-ec22-495f-b417-4cd6b50b5c68:0b6cad90-a66c-4118-b116-7a17fc7c4519,5a0031f8-ec22-495f-b417-4cd6b50b5c68:b628f055-bc44-4382-8bcc-437ab7f8d93c,5a0031f8-ec22-495f-b417-4cd6b50b5c68:0d33829c-adf6-4920-bce3-ac688d0957a8+"/>
          <w:id w:val="-1699610392"/>
          <w:placeholder>
            <w:docPart w:val="DefaultPlaceholder_-1854013440"/>
          </w:placeholder>
        </w:sdtPr>
        <w:sdtContent>
          <w:r w:rsidR="00893991" w:rsidRPr="0079397B">
            <w:rPr>
              <w:rFonts w:ascii="Arial" w:eastAsia="Times New Roman" w:hAnsi="Arial" w:cs="Arial"/>
            </w:rPr>
            <w:t xml:space="preserve">(Auer and Benton, 2016; Asahina, 2018; Oren-Suissa and </w:t>
          </w:r>
          <w:proofErr w:type="spellStart"/>
          <w:r w:rsidR="00893991" w:rsidRPr="0079397B">
            <w:rPr>
              <w:rFonts w:ascii="Arial" w:eastAsia="Times New Roman" w:hAnsi="Arial" w:cs="Arial"/>
            </w:rPr>
            <w:t>Shirangi</w:t>
          </w:r>
          <w:proofErr w:type="spellEnd"/>
          <w:r w:rsidR="00893991" w:rsidRPr="0079397B">
            <w:rPr>
              <w:rFonts w:ascii="Arial" w:eastAsia="Times New Roman" w:hAnsi="Arial" w:cs="Arial"/>
            </w:rPr>
            <w:t xml:space="preserve">, 2025; </w:t>
          </w:r>
          <w:proofErr w:type="spellStart"/>
          <w:r w:rsidR="00893991" w:rsidRPr="0079397B">
            <w:rPr>
              <w:rFonts w:ascii="Arial" w:eastAsia="Times New Roman" w:hAnsi="Arial" w:cs="Arial"/>
            </w:rPr>
            <w:t>Schretter</w:t>
          </w:r>
          <w:proofErr w:type="spellEnd"/>
          <w:r w:rsidR="00893991" w:rsidRPr="0079397B">
            <w:rPr>
              <w:rFonts w:ascii="Arial" w:eastAsia="Times New Roman" w:hAnsi="Arial" w:cs="Arial"/>
            </w:rPr>
            <w:t>, 2025)</w:t>
          </w:r>
        </w:sdtContent>
      </w:sdt>
      <w:r w:rsidR="00D35ED2" w:rsidRPr="0079397B">
        <w:rPr>
          <w:rFonts w:ascii="Arial" w:hAnsi="Arial" w:cs="Arial"/>
        </w:rPr>
        <w:t xml:space="preserve"> </w:t>
      </w:r>
      <w:ins w:id="43" w:author="Eric Hoopfer" w:date="2025-11-07T16:41:00Z" w16du:dateUtc="2025-11-07T22:41:00Z">
        <w:r w:rsidR="00892448" w:rsidRPr="0079397B">
          <w:rPr>
            <w:rFonts w:ascii="Arial" w:hAnsi="Arial" w:cs="Arial"/>
          </w:rPr>
          <w:t xml:space="preserve">provide additional </w:t>
        </w:r>
      </w:ins>
      <w:r w:rsidRPr="0079397B">
        <w:rPr>
          <w:rFonts w:ascii="Arial" w:hAnsi="Arial" w:cs="Arial"/>
        </w:rPr>
        <w:t>opportunities for classroom experiments on aggression and courtship.</w:t>
      </w:r>
      <w:r w:rsidR="00BC1C2E" w:rsidRPr="0079397B">
        <w:rPr>
          <w:rFonts w:ascii="Arial" w:hAnsi="Arial" w:cs="Arial"/>
        </w:rPr>
        <w:t xml:space="preserve"> Several GAL4-based driver lines </w:t>
      </w:r>
      <w:r w:rsidR="007077BF" w:rsidRPr="0079397B">
        <w:rPr>
          <w:rFonts w:ascii="Arial" w:hAnsi="Arial" w:cs="Arial"/>
        </w:rPr>
        <w:t xml:space="preserve">available </w:t>
      </w:r>
      <w:r w:rsidR="00BC1C2E" w:rsidRPr="0079397B">
        <w:rPr>
          <w:rFonts w:ascii="Arial" w:hAnsi="Arial" w:cs="Arial"/>
        </w:rPr>
        <w:t xml:space="preserve">from the Bloomington Drosophila Stock Center target neurons that promote specific behaviors upon activation. </w:t>
      </w:r>
      <w:r w:rsidR="005F3AD1" w:rsidRPr="0079397B">
        <w:rPr>
          <w:rFonts w:ascii="Arial" w:hAnsi="Arial" w:cs="Arial"/>
        </w:rPr>
        <w:t xml:space="preserve">For example, TK5fa-GAL4 </w:t>
      </w:r>
      <w:r w:rsidR="00B26C48" w:rsidRPr="0079397B">
        <w:rPr>
          <w:rFonts w:ascii="Arial" w:hAnsi="Arial" w:cs="Arial"/>
        </w:rPr>
        <w:t xml:space="preserve">(BDSC#51975) </w:t>
      </w:r>
      <w:r w:rsidR="005F3AD1" w:rsidRPr="0079397B">
        <w:rPr>
          <w:rFonts w:ascii="Arial" w:hAnsi="Arial" w:cs="Arial"/>
        </w:rPr>
        <w:t xml:space="preserve">promotes male aggression </w:t>
      </w:r>
      <w:sdt>
        <w:sdtPr>
          <w:rPr>
            <w:rFonts w:ascii="Arial" w:hAnsi="Arial" w:cs="Arial"/>
          </w:rPr>
          <w:alias w:val="SmartCite Citation"/>
          <w:tag w:val="5a0031f8-ec22-495f-b417-4cd6b50b5c68:c4cdc2bd-996a-4c58-a774-6ca30e4d3456+"/>
          <w:id w:val="-1288049712"/>
          <w:placeholder>
            <w:docPart w:val="DefaultPlaceholder_-1854013440"/>
          </w:placeholder>
        </w:sdtPr>
        <w:sdtContent>
          <w:r w:rsidR="00893991" w:rsidRPr="0079397B">
            <w:rPr>
              <w:rFonts w:ascii="Arial" w:eastAsia="Times New Roman" w:hAnsi="Arial" w:cs="Arial"/>
            </w:rPr>
            <w:t>(Asahina et al., 2014)</w:t>
          </w:r>
        </w:sdtContent>
      </w:sdt>
      <w:r w:rsidR="00817818" w:rsidRPr="0079397B">
        <w:rPr>
          <w:rFonts w:ascii="Arial" w:hAnsi="Arial" w:cs="Arial"/>
        </w:rPr>
        <w:t xml:space="preserve">, </w:t>
      </w:r>
      <w:r w:rsidR="005F3AD1" w:rsidRPr="0079397B">
        <w:rPr>
          <w:rFonts w:ascii="Arial" w:hAnsi="Arial" w:cs="Arial"/>
        </w:rPr>
        <w:t xml:space="preserve">26E01-GAL4 </w:t>
      </w:r>
      <w:r w:rsidR="00B26C48" w:rsidRPr="0079397B">
        <w:rPr>
          <w:rFonts w:ascii="Arial" w:hAnsi="Arial" w:cs="Arial"/>
        </w:rPr>
        <w:t xml:space="preserve">(BDSC#60510) </w:t>
      </w:r>
      <w:r w:rsidR="005F3AD1" w:rsidRPr="0079397B">
        <w:rPr>
          <w:rFonts w:ascii="Arial" w:hAnsi="Arial" w:cs="Arial"/>
        </w:rPr>
        <w:t xml:space="preserve">promotes female aggression </w:t>
      </w:r>
      <w:sdt>
        <w:sdtPr>
          <w:rPr>
            <w:rFonts w:ascii="Arial" w:hAnsi="Arial" w:cs="Arial"/>
          </w:rPr>
          <w:alias w:val="SmartCite Citation"/>
          <w:tag w:val="5a0031f8-ec22-495f-b417-4cd6b50b5c68:4ad43de4-a3c1-44b3-961d-99bfa1e7e691+"/>
          <w:id w:val="-502658429"/>
          <w:placeholder>
            <w:docPart w:val="DefaultPlaceholder_-1854013440"/>
          </w:placeholder>
        </w:sdtPr>
        <w:sdtContent>
          <w:r w:rsidR="00893991" w:rsidRPr="0079397B">
            <w:rPr>
              <w:rFonts w:ascii="Arial" w:eastAsia="Times New Roman" w:hAnsi="Arial" w:cs="Arial"/>
            </w:rPr>
            <w:t>(</w:t>
          </w:r>
          <w:proofErr w:type="spellStart"/>
          <w:r w:rsidR="00893991" w:rsidRPr="0079397B">
            <w:rPr>
              <w:rFonts w:ascii="Arial" w:eastAsia="Times New Roman" w:hAnsi="Arial" w:cs="Arial"/>
            </w:rPr>
            <w:t>Palavicino</w:t>
          </w:r>
          <w:proofErr w:type="spellEnd"/>
          <w:r w:rsidR="00893991" w:rsidRPr="0079397B">
            <w:rPr>
              <w:rFonts w:ascii="Arial" w:eastAsia="Times New Roman" w:hAnsi="Arial" w:cs="Arial"/>
            </w:rPr>
            <w:t>-Maggio et al., 2019)</w:t>
          </w:r>
        </w:sdtContent>
      </w:sdt>
      <w:r w:rsidR="00817818" w:rsidRPr="0079397B">
        <w:rPr>
          <w:rFonts w:ascii="Arial" w:hAnsi="Arial" w:cs="Arial"/>
        </w:rPr>
        <w:t>,</w:t>
      </w:r>
      <w:r w:rsidR="005F3AD1" w:rsidRPr="0079397B">
        <w:rPr>
          <w:rFonts w:ascii="Arial" w:hAnsi="Arial" w:cs="Arial"/>
        </w:rPr>
        <w:t xml:space="preserve"> and 60G08-GAL4 </w:t>
      </w:r>
      <w:r w:rsidR="00B26C48" w:rsidRPr="0079397B">
        <w:rPr>
          <w:rFonts w:ascii="Arial" w:hAnsi="Arial" w:cs="Arial"/>
        </w:rPr>
        <w:t xml:space="preserve">(BDSC#39260) </w:t>
      </w:r>
      <w:r w:rsidR="005F3AD1" w:rsidRPr="0079397B">
        <w:rPr>
          <w:rFonts w:ascii="Arial" w:hAnsi="Arial" w:cs="Arial"/>
        </w:rPr>
        <w:t xml:space="preserve">promotes aggression in both sexes </w:t>
      </w:r>
      <w:sdt>
        <w:sdtPr>
          <w:rPr>
            <w:rFonts w:ascii="Arial" w:hAnsi="Arial" w:cs="Arial"/>
          </w:rPr>
          <w:alias w:val="SmartCite Citation"/>
          <w:tag w:val="5a0031f8-ec22-495f-b417-4cd6b50b5c68:736ce586-09b3-4251-bb22-7e43abe4a493+"/>
          <w:id w:val="1387907806"/>
          <w:placeholder>
            <w:docPart w:val="DefaultPlaceholder_-1854013440"/>
          </w:placeholder>
        </w:sdtPr>
        <w:sdtContent>
          <w:r w:rsidR="00893991" w:rsidRPr="0079397B">
            <w:rPr>
              <w:rFonts w:ascii="Arial" w:eastAsia="Times New Roman" w:hAnsi="Arial" w:cs="Arial"/>
            </w:rPr>
            <w:t>(Chiu et al., 2021)</w:t>
          </w:r>
        </w:sdtContent>
      </w:sdt>
      <w:r w:rsidR="00817818" w:rsidRPr="0079397B">
        <w:rPr>
          <w:rFonts w:ascii="Arial" w:hAnsi="Arial" w:cs="Arial"/>
        </w:rPr>
        <w:t xml:space="preserve">. </w:t>
      </w:r>
      <w:r w:rsidR="005F3AD1" w:rsidRPr="0079397B">
        <w:rPr>
          <w:rFonts w:ascii="Arial" w:hAnsi="Arial" w:cs="Arial"/>
        </w:rPr>
        <w:t>Other lines target specific aggressive behaviors, such as 20E08-GAL4</w:t>
      </w:r>
      <w:r w:rsidR="00B26C48" w:rsidRPr="0079397B">
        <w:rPr>
          <w:rFonts w:ascii="Arial" w:hAnsi="Arial" w:cs="Arial"/>
        </w:rPr>
        <w:t xml:space="preserve"> (BDSC#59851)</w:t>
      </w:r>
      <w:r w:rsidR="005F3AD1" w:rsidRPr="0079397B">
        <w:rPr>
          <w:rFonts w:ascii="Arial" w:hAnsi="Arial" w:cs="Arial"/>
        </w:rPr>
        <w:t xml:space="preserve">, which elicits wing threat </w:t>
      </w:r>
      <w:sdt>
        <w:sdtPr>
          <w:rPr>
            <w:rFonts w:ascii="Arial" w:hAnsi="Arial" w:cs="Arial"/>
          </w:rPr>
          <w:alias w:val="SmartCite Citation"/>
          <w:tag w:val="5a0031f8-ec22-495f-b417-4cd6b50b5c68:78a515e2-9ff2-489a-9d99-50b0e3bf4e73+"/>
          <w:id w:val="921764119"/>
          <w:placeholder>
            <w:docPart w:val="DefaultPlaceholder_-1854013440"/>
          </w:placeholder>
        </w:sdtPr>
        <w:sdtContent>
          <w:r w:rsidR="00893991" w:rsidRPr="0079397B">
            <w:rPr>
              <w:rFonts w:ascii="Arial" w:eastAsia="Times New Roman" w:hAnsi="Arial" w:cs="Arial"/>
            </w:rPr>
            <w:t>(</w:t>
          </w:r>
          <w:proofErr w:type="spellStart"/>
          <w:r w:rsidR="00893991" w:rsidRPr="0079397B">
            <w:rPr>
              <w:rFonts w:ascii="Arial" w:eastAsia="Times New Roman" w:hAnsi="Arial" w:cs="Arial"/>
            </w:rPr>
            <w:t>Duistermars</w:t>
          </w:r>
          <w:proofErr w:type="spellEnd"/>
          <w:r w:rsidR="00893991" w:rsidRPr="0079397B">
            <w:rPr>
              <w:rFonts w:ascii="Arial" w:eastAsia="Times New Roman" w:hAnsi="Arial" w:cs="Arial"/>
            </w:rPr>
            <w:t xml:space="preserve"> et al., 2018)</w:t>
          </w:r>
        </w:sdtContent>
      </w:sdt>
      <w:r w:rsidR="00817818" w:rsidRPr="0079397B">
        <w:rPr>
          <w:rFonts w:ascii="Arial" w:hAnsi="Arial" w:cs="Arial"/>
        </w:rPr>
        <w:t xml:space="preserve">. </w:t>
      </w:r>
      <w:r w:rsidR="005F3AD1" w:rsidRPr="0079397B">
        <w:rPr>
          <w:rFonts w:ascii="Arial" w:hAnsi="Arial" w:cs="Arial"/>
        </w:rPr>
        <w:t xml:space="preserve">For courtship, fru-GAL4 </w:t>
      </w:r>
      <w:r w:rsidR="00B26C48" w:rsidRPr="0079397B">
        <w:rPr>
          <w:rFonts w:ascii="Arial" w:hAnsi="Arial" w:cs="Arial"/>
        </w:rPr>
        <w:t>(</w:t>
      </w:r>
      <w:r w:rsidR="00B0789A" w:rsidRPr="0079397B">
        <w:rPr>
          <w:rFonts w:ascii="Arial" w:hAnsi="Arial" w:cs="Arial"/>
        </w:rPr>
        <w:t xml:space="preserve">BDSC#66696) </w:t>
      </w:r>
      <w:r w:rsidR="005F3AD1" w:rsidRPr="0079397B">
        <w:rPr>
          <w:rFonts w:ascii="Arial" w:hAnsi="Arial" w:cs="Arial"/>
        </w:rPr>
        <w:t xml:space="preserve">labels ~2,000 neurons in the male brain and promotes multiple courtship actions </w:t>
      </w:r>
      <w:sdt>
        <w:sdtPr>
          <w:rPr>
            <w:rFonts w:ascii="Arial" w:hAnsi="Arial" w:cs="Arial"/>
          </w:rPr>
          <w:alias w:val="SmartCite Citation"/>
          <w:tag w:val="5a0031f8-ec22-495f-b417-4cd6b50b5c68:94766735-d2e0-445b-a45d-e20ec9b412e2,5a0031f8-ec22-495f-b417-4cd6b50b5c68:0226a360-e488-463c-81a2-bf46aa9dac21+"/>
          <w:id w:val="-418796747"/>
          <w:placeholder>
            <w:docPart w:val="DefaultPlaceholder_-1854013440"/>
          </w:placeholder>
        </w:sdtPr>
        <w:sdtContent>
          <w:r w:rsidR="00893991" w:rsidRPr="0079397B">
            <w:rPr>
              <w:rFonts w:ascii="Arial" w:eastAsia="Times New Roman" w:hAnsi="Arial" w:cs="Arial"/>
            </w:rPr>
            <w:t>(Pan et al., 2011; Inagaki et al., 2013)</w:t>
          </w:r>
        </w:sdtContent>
      </w:sdt>
      <w:r w:rsidR="00B26C48" w:rsidRPr="0079397B">
        <w:rPr>
          <w:rFonts w:ascii="Arial" w:hAnsi="Arial" w:cs="Arial"/>
        </w:rPr>
        <w:t xml:space="preserve">, </w:t>
      </w:r>
      <w:r w:rsidR="005F3AD1" w:rsidRPr="0079397B">
        <w:rPr>
          <w:rFonts w:ascii="Arial" w:hAnsi="Arial" w:cs="Arial"/>
        </w:rPr>
        <w:t xml:space="preserve">while 22D03-GAL4 </w:t>
      </w:r>
      <w:r w:rsidR="00B0789A" w:rsidRPr="0079397B">
        <w:rPr>
          <w:rFonts w:ascii="Arial" w:hAnsi="Arial" w:cs="Arial"/>
        </w:rPr>
        <w:t xml:space="preserve">(BDSC#49871) </w:t>
      </w:r>
      <w:r w:rsidR="005F3AD1" w:rsidRPr="0079397B">
        <w:rPr>
          <w:rFonts w:ascii="Arial" w:hAnsi="Arial" w:cs="Arial"/>
        </w:rPr>
        <w:t>promotes wing song</w:t>
      </w:r>
      <w:r w:rsidR="00A520A0" w:rsidRPr="0079397B">
        <w:rPr>
          <w:rFonts w:ascii="Arial" w:hAnsi="Arial" w:cs="Arial"/>
        </w:rPr>
        <w:t xml:space="preserve"> </w:t>
      </w:r>
      <w:sdt>
        <w:sdtPr>
          <w:rPr>
            <w:rFonts w:ascii="Arial" w:hAnsi="Arial" w:cs="Arial"/>
          </w:rPr>
          <w:alias w:val="SmartCite Citation"/>
          <w:tag w:val="5a0031f8-ec22-495f-b417-4cd6b50b5c68:6e2106ad-4403-4c68-b43e-52e493706f29+"/>
          <w:id w:val="1826930880"/>
          <w:placeholder>
            <w:docPart w:val="DefaultPlaceholder_-1854013440"/>
          </w:placeholder>
        </w:sdtPr>
        <w:sdtContent>
          <w:r w:rsidR="00893991" w:rsidRPr="0079397B">
            <w:rPr>
              <w:rFonts w:ascii="Arial" w:eastAsia="Times New Roman" w:hAnsi="Arial" w:cs="Arial"/>
            </w:rPr>
            <w:t>(Robie et al., 2017)</w:t>
          </w:r>
        </w:sdtContent>
      </w:sdt>
      <w:r w:rsidR="005F3AD1" w:rsidRPr="0079397B">
        <w:rPr>
          <w:rFonts w:ascii="Arial" w:hAnsi="Arial" w:cs="Arial"/>
        </w:rPr>
        <w:t>.</w:t>
      </w:r>
      <w:r w:rsidR="00BC1C2E" w:rsidRPr="0079397B">
        <w:rPr>
          <w:rFonts w:ascii="Arial" w:hAnsi="Arial" w:cs="Arial"/>
        </w:rPr>
        <w:t xml:space="preserve"> </w:t>
      </w:r>
      <w:r w:rsidR="00584494" w:rsidRPr="0079397B">
        <w:rPr>
          <w:rFonts w:ascii="Arial" w:hAnsi="Arial" w:cs="Arial"/>
        </w:rPr>
        <w:t>By selecting different driver lines, instructors can tailor the module to target a variety of social behaviors, broadening the range of experimental questions students can explore.</w:t>
      </w:r>
    </w:p>
    <w:p w14:paraId="68C57BD6" w14:textId="77777777" w:rsidR="00411C86" w:rsidRPr="0079397B" w:rsidRDefault="00411C86" w:rsidP="00D0643C">
      <w:pPr>
        <w:spacing w:line="360" w:lineRule="auto"/>
        <w:rPr>
          <w:rFonts w:ascii="Arial" w:hAnsi="Arial" w:cs="Arial"/>
        </w:rPr>
      </w:pPr>
    </w:p>
    <w:p w14:paraId="3DBDA0F4" w14:textId="7818C188" w:rsidR="009B0608" w:rsidRPr="0079397B" w:rsidRDefault="00341C06" w:rsidP="00D0643C">
      <w:pPr>
        <w:spacing w:line="360" w:lineRule="auto"/>
        <w:rPr>
          <w:rFonts w:ascii="Arial" w:hAnsi="Arial" w:cs="Arial"/>
          <w:b/>
          <w:bCs/>
        </w:rPr>
      </w:pPr>
      <w:proofErr w:type="spellStart"/>
      <w:r w:rsidRPr="0079397B">
        <w:rPr>
          <w:rFonts w:ascii="Arial" w:hAnsi="Arial" w:cs="Arial"/>
          <w:b/>
          <w:bCs/>
        </w:rPr>
        <w:t>FlyRig</w:t>
      </w:r>
      <w:proofErr w:type="spellEnd"/>
      <w:r w:rsidRPr="0079397B">
        <w:rPr>
          <w:rFonts w:ascii="Arial" w:hAnsi="Arial" w:cs="Arial"/>
          <w:b/>
          <w:bCs/>
        </w:rPr>
        <w:t xml:space="preserve"> system</w:t>
      </w:r>
    </w:p>
    <w:p w14:paraId="2116A2B8" w14:textId="1E0183BC" w:rsidR="00FF3F5B" w:rsidRPr="0079397B" w:rsidRDefault="006B7B0C" w:rsidP="00206611">
      <w:pPr>
        <w:spacing w:line="360" w:lineRule="auto"/>
        <w:rPr>
          <w:rFonts w:ascii="Arial" w:hAnsi="Arial" w:cs="Arial"/>
        </w:rPr>
      </w:pPr>
      <w:proofErr w:type="spellStart"/>
      <w:r w:rsidRPr="0079397B">
        <w:rPr>
          <w:rFonts w:ascii="Arial" w:hAnsi="Arial" w:cs="Arial"/>
        </w:rPr>
        <w:lastRenderedPageBreak/>
        <w:t>FlyRig</w:t>
      </w:r>
      <w:proofErr w:type="spellEnd"/>
      <w:r w:rsidRPr="0079397B">
        <w:rPr>
          <w:rFonts w:ascii="Arial" w:hAnsi="Arial" w:cs="Arial"/>
        </w:rPr>
        <w:t xml:space="preserve"> builds on</w:t>
      </w:r>
      <w:r w:rsidR="00A759FC" w:rsidRPr="0079397B">
        <w:rPr>
          <w:rFonts w:ascii="Arial" w:hAnsi="Arial" w:cs="Arial"/>
        </w:rPr>
        <w:t xml:space="preserve"> earlier low-cost systems </w:t>
      </w:r>
      <w:sdt>
        <w:sdtPr>
          <w:rPr>
            <w:rFonts w:ascii="Arial" w:hAnsi="Arial" w:cs="Arial"/>
          </w:rPr>
          <w:alias w:val="SmartCite Citation"/>
          <w:tag w:val="5a0031f8-ec22-495f-b417-4cd6b50b5c68:8cd2df04-7a5a-4ea4-972e-1d78d99b0295,5a0031f8-ec22-495f-b417-4cd6b50b5c68:83a11c97-059b-4b9e-a614-ff872c9410b9+"/>
          <w:id w:val="1713384176"/>
          <w:placeholder>
            <w:docPart w:val="DefaultPlaceholder_-1854013440"/>
          </w:placeholder>
        </w:sdtPr>
        <w:sdtContent>
          <w:r w:rsidR="00893991" w:rsidRPr="0079397B">
            <w:rPr>
              <w:rFonts w:ascii="Arial" w:eastAsia="Times New Roman" w:hAnsi="Arial" w:cs="Arial"/>
            </w:rPr>
            <w:t>(Pulver et al., 2011; Vilinsky et al., 2018)</w:t>
          </w:r>
        </w:sdtContent>
      </w:sdt>
      <w:r w:rsidR="002F0E86" w:rsidRPr="0079397B">
        <w:rPr>
          <w:rFonts w:ascii="Arial" w:hAnsi="Arial" w:cs="Arial"/>
        </w:rPr>
        <w:t xml:space="preserve"> </w:t>
      </w:r>
      <w:r w:rsidRPr="0079397B">
        <w:rPr>
          <w:rFonts w:ascii="Arial" w:hAnsi="Arial" w:cs="Arial"/>
        </w:rPr>
        <w:t>by integrating</w:t>
      </w:r>
      <w:r w:rsidR="00A759FC" w:rsidRPr="0079397B">
        <w:rPr>
          <w:rFonts w:ascii="Arial" w:hAnsi="Arial" w:cs="Arial"/>
        </w:rPr>
        <w:t xml:space="preserve"> software that enables students to easily adjust light stimulation parameters and timing, record videos and experimental metadata, and </w:t>
      </w:r>
      <w:r w:rsidRPr="0079397B">
        <w:rPr>
          <w:rFonts w:ascii="Arial" w:hAnsi="Arial" w:cs="Arial"/>
        </w:rPr>
        <w:t>test</w:t>
      </w:r>
      <w:r w:rsidR="00A759FC" w:rsidRPr="0079397B">
        <w:rPr>
          <w:rFonts w:ascii="Arial" w:hAnsi="Arial" w:cs="Arial"/>
        </w:rPr>
        <w:t xml:space="preserve"> multiple fly pairs simultaneously.</w:t>
      </w:r>
      <w:r w:rsidR="004A17FE" w:rsidRPr="0079397B">
        <w:rPr>
          <w:rFonts w:ascii="Arial" w:hAnsi="Arial" w:cs="Arial"/>
        </w:rPr>
        <w:t xml:space="preserve"> The resulting data are compatible with automated behavior scoring tools</w:t>
      </w:r>
      <w:r w:rsidR="001F7D0F" w:rsidRPr="0079397B">
        <w:rPr>
          <w:rFonts w:ascii="Arial" w:hAnsi="Arial" w:cs="Arial"/>
        </w:rPr>
        <w:t xml:space="preserve"> such as </w:t>
      </w:r>
      <w:proofErr w:type="spellStart"/>
      <w:r w:rsidR="001F7D0F" w:rsidRPr="0079397B">
        <w:rPr>
          <w:rFonts w:ascii="Arial" w:hAnsi="Arial" w:cs="Arial"/>
        </w:rPr>
        <w:t>FlyTracker</w:t>
      </w:r>
      <w:proofErr w:type="spellEnd"/>
      <w:r w:rsidR="001F7D0F" w:rsidRPr="0079397B">
        <w:rPr>
          <w:rFonts w:ascii="Arial" w:hAnsi="Arial" w:cs="Arial"/>
        </w:rPr>
        <w:t xml:space="preserve"> and JAABA</w:t>
      </w:r>
      <w:r w:rsidR="007C40AD" w:rsidRPr="0079397B">
        <w:rPr>
          <w:rFonts w:ascii="Arial" w:hAnsi="Arial" w:cs="Arial"/>
        </w:rPr>
        <w:t xml:space="preserve">, </w:t>
      </w:r>
      <w:r w:rsidR="001F7D0F" w:rsidRPr="0079397B">
        <w:rPr>
          <w:rFonts w:ascii="Arial" w:hAnsi="Arial" w:cs="Arial"/>
        </w:rPr>
        <w:t>facilitating quantitative analysis of student-generated</w:t>
      </w:r>
      <w:r w:rsidR="004E4D99" w:rsidRPr="0079397B">
        <w:rPr>
          <w:rFonts w:ascii="Arial" w:hAnsi="Arial" w:cs="Arial"/>
        </w:rPr>
        <w:t xml:space="preserve"> data</w:t>
      </w:r>
      <w:r w:rsidR="004A17FE" w:rsidRPr="0079397B">
        <w:rPr>
          <w:rFonts w:ascii="Arial" w:hAnsi="Arial" w:cs="Arial"/>
        </w:rPr>
        <w:t>.</w:t>
      </w:r>
      <w:r w:rsidR="00A759FC" w:rsidRPr="0079397B">
        <w:rPr>
          <w:rFonts w:ascii="Arial" w:hAnsi="Arial" w:cs="Arial"/>
        </w:rPr>
        <w:t xml:space="preserve"> </w:t>
      </w:r>
      <w:r w:rsidR="002A7D9C" w:rsidRPr="0079397B">
        <w:rPr>
          <w:rFonts w:ascii="Arial" w:hAnsi="Arial" w:cs="Arial"/>
        </w:rPr>
        <w:t>J</w:t>
      </w:r>
      <w:r w:rsidR="000C7184" w:rsidRPr="0079397B">
        <w:rPr>
          <w:rFonts w:ascii="Arial" w:hAnsi="Arial" w:cs="Arial"/>
        </w:rPr>
        <w:t xml:space="preserve">AABA-based classifiers for several male aggression and courtship behaviors </w:t>
      </w:r>
      <w:sdt>
        <w:sdtPr>
          <w:rPr>
            <w:rFonts w:ascii="Arial" w:hAnsi="Arial" w:cs="Arial"/>
          </w:rPr>
          <w:alias w:val="SmartCite Citation"/>
          <w:tag w:val="5a0031f8-ec22-495f-b417-4cd6b50b5c68:95cd8ce4-935a-420e-920a-bed9e3c86057,5a0031f8-ec22-495f-b417-4cd6b50b5c68:e5bb3fb6-f539-4eda-9066-bd98f1a53660+{&quot;items&quot;:{&quot;5a0031f8-ec22-495f-b417-4cd6b50b5c68:95cd8ce4-935a-420e-920a-bed9e3c86057&quot;:{&quot;position&quot;:null,&quot;prefix&quot;:&quot;&quot;,&quot;suffix&quot;:null,&quot;suppressAuthor&quot;:null}}}"/>
          <w:id w:val="1613007332"/>
          <w:placeholder>
            <w:docPart w:val="DefaultPlaceholder_-1854013440"/>
          </w:placeholder>
        </w:sdtPr>
        <w:sdtContent>
          <w:r w:rsidR="00893991" w:rsidRPr="0079397B">
            <w:rPr>
              <w:rFonts w:ascii="Arial" w:eastAsia="Times New Roman" w:hAnsi="Arial" w:cs="Arial"/>
            </w:rPr>
            <w:t>(Chowdhury et al., 2021; Yadav et al., 2025)</w:t>
          </w:r>
        </w:sdtContent>
      </w:sdt>
      <w:r w:rsidR="002A7D9C" w:rsidRPr="0079397B">
        <w:rPr>
          <w:rFonts w:ascii="Arial" w:hAnsi="Arial" w:cs="Arial"/>
        </w:rPr>
        <w:t xml:space="preserve"> </w:t>
      </w:r>
      <w:r w:rsidR="000C7184" w:rsidRPr="0079397B">
        <w:rPr>
          <w:rFonts w:ascii="Arial" w:hAnsi="Arial" w:cs="Arial"/>
        </w:rPr>
        <w:t>are already available and can be used with this system.</w:t>
      </w:r>
      <w:r w:rsidR="00112B18" w:rsidRPr="0079397B">
        <w:rPr>
          <w:rFonts w:ascii="Arial" w:hAnsi="Arial" w:cs="Arial"/>
        </w:rPr>
        <w:t xml:space="preserve"> </w:t>
      </w:r>
      <w:r w:rsidR="004E4D99" w:rsidRPr="0079397B">
        <w:rPr>
          <w:rFonts w:ascii="Arial" w:hAnsi="Arial" w:cs="Arial"/>
        </w:rPr>
        <w:t>Compared to other</w:t>
      </w:r>
      <w:r w:rsidR="00D9508D" w:rsidRPr="0079397B">
        <w:rPr>
          <w:rFonts w:ascii="Arial" w:hAnsi="Arial" w:cs="Arial"/>
        </w:rPr>
        <w:t xml:space="preserve"> systems such as </w:t>
      </w:r>
      <w:proofErr w:type="spellStart"/>
      <w:r w:rsidR="00D9508D" w:rsidRPr="0079397B">
        <w:rPr>
          <w:rFonts w:ascii="Arial" w:hAnsi="Arial" w:cs="Arial"/>
        </w:rPr>
        <w:t>PiVR</w:t>
      </w:r>
      <w:proofErr w:type="spellEnd"/>
      <w:r w:rsidR="00D9508D" w:rsidRPr="0079397B">
        <w:rPr>
          <w:rFonts w:ascii="Arial" w:hAnsi="Arial" w:cs="Arial"/>
        </w:rPr>
        <w:t xml:space="preserve"> </w:t>
      </w:r>
      <w:sdt>
        <w:sdtPr>
          <w:rPr>
            <w:rFonts w:ascii="Arial" w:hAnsi="Arial" w:cs="Arial"/>
          </w:rPr>
          <w:alias w:val="SmartCite Citation"/>
          <w:tag w:val="5a0031f8-ec22-495f-b417-4cd6b50b5c68:ba15214d-539f-4130-a22e-b2a40c77449d+"/>
          <w:id w:val="-437993827"/>
          <w:placeholder>
            <w:docPart w:val="DefaultPlaceholder_-1854013440"/>
          </w:placeholder>
        </w:sdtPr>
        <w:sdtContent>
          <w:r w:rsidR="00893991" w:rsidRPr="0079397B">
            <w:rPr>
              <w:rFonts w:ascii="Arial" w:eastAsia="Times New Roman" w:hAnsi="Arial" w:cs="Arial"/>
            </w:rPr>
            <w:t>(</w:t>
          </w:r>
          <w:proofErr w:type="spellStart"/>
          <w:r w:rsidR="00893991" w:rsidRPr="0079397B">
            <w:rPr>
              <w:rFonts w:ascii="Arial" w:eastAsia="Times New Roman" w:hAnsi="Arial" w:cs="Arial"/>
            </w:rPr>
            <w:t>Tadres</w:t>
          </w:r>
          <w:proofErr w:type="spellEnd"/>
          <w:r w:rsidR="00893991" w:rsidRPr="0079397B">
            <w:rPr>
              <w:rFonts w:ascii="Arial" w:eastAsia="Times New Roman" w:hAnsi="Arial" w:cs="Arial"/>
            </w:rPr>
            <w:t xml:space="preserve"> and Louis, 2020)</w:t>
          </w:r>
        </w:sdtContent>
      </w:sdt>
      <w:r w:rsidR="00265502" w:rsidRPr="0079397B">
        <w:rPr>
          <w:rFonts w:ascii="Arial" w:hAnsi="Arial" w:cs="Arial"/>
        </w:rPr>
        <w:t xml:space="preserve"> </w:t>
      </w:r>
      <w:r w:rsidR="00D9508D" w:rsidRPr="0079397B">
        <w:rPr>
          <w:rFonts w:ascii="Arial" w:hAnsi="Arial" w:cs="Arial"/>
        </w:rPr>
        <w:t xml:space="preserve">and </w:t>
      </w:r>
      <w:proofErr w:type="spellStart"/>
      <w:r w:rsidR="00D9508D" w:rsidRPr="0079397B">
        <w:rPr>
          <w:rFonts w:ascii="Arial" w:hAnsi="Arial" w:cs="Arial"/>
        </w:rPr>
        <w:t>FlyPi</w:t>
      </w:r>
      <w:proofErr w:type="spellEnd"/>
      <w:r w:rsidR="00D9508D" w:rsidRPr="0079397B">
        <w:rPr>
          <w:rFonts w:ascii="Arial" w:hAnsi="Arial" w:cs="Arial"/>
        </w:rPr>
        <w:t xml:space="preserve"> </w:t>
      </w:r>
      <w:sdt>
        <w:sdtPr>
          <w:rPr>
            <w:rFonts w:ascii="Arial" w:hAnsi="Arial" w:cs="Arial"/>
          </w:rPr>
          <w:alias w:val="SmartCite Citation"/>
          <w:tag w:val="5a0031f8-ec22-495f-b417-4cd6b50b5c68:3b0105c3-5c5b-404b-8da3-075cccb3d5c3+"/>
          <w:id w:val="-56859874"/>
          <w:placeholder>
            <w:docPart w:val="DefaultPlaceholder_-1854013440"/>
          </w:placeholder>
        </w:sdtPr>
        <w:sdtEndPr>
          <w:rPr>
            <w:rFonts w:eastAsia="Times New Roman"/>
          </w:rPr>
        </w:sdtEndPr>
        <w:sdtContent>
          <w:r w:rsidR="00893991" w:rsidRPr="0079397B">
            <w:rPr>
              <w:rFonts w:ascii="Arial" w:eastAsia="Times New Roman" w:hAnsi="Arial" w:cs="Arial"/>
            </w:rPr>
            <w:t>(Chagas et al., 2017)</w:t>
          </w:r>
        </w:sdtContent>
      </w:sdt>
      <w:r w:rsidR="00D9508D" w:rsidRPr="0079397B">
        <w:rPr>
          <w:rFonts w:ascii="Arial" w:hAnsi="Arial" w:cs="Arial"/>
        </w:rPr>
        <w:t xml:space="preserve">, </w:t>
      </w:r>
      <w:r w:rsidR="00112B18" w:rsidRPr="0079397B">
        <w:rPr>
          <w:rFonts w:ascii="Arial" w:hAnsi="Arial" w:cs="Arial"/>
        </w:rPr>
        <w:t xml:space="preserve">which </w:t>
      </w:r>
      <w:r w:rsidR="00D9508D" w:rsidRPr="0079397B">
        <w:rPr>
          <w:rFonts w:ascii="Arial" w:hAnsi="Arial" w:cs="Arial"/>
        </w:rPr>
        <w:t>integrate optogenetic stimulation, video recording, and tracking using a Raspberry Pi platform</w:t>
      </w:r>
      <w:r w:rsidR="004E4D99" w:rsidRPr="0079397B">
        <w:rPr>
          <w:rFonts w:ascii="Arial" w:hAnsi="Arial" w:cs="Arial"/>
          <w:color w:val="000000"/>
          <w:sz w:val="27"/>
          <w:szCs w:val="27"/>
          <w:rPrChange w:id="44" w:author="Eric Hoopfer" w:date="2025-11-08T14:22:00Z" w16du:dateUtc="2025-11-08T20:22:00Z">
            <w:rPr>
              <w:rFonts w:ascii="-webkit-standard" w:hAnsi="-webkit-standard"/>
              <w:color w:val="000000"/>
              <w:sz w:val="27"/>
              <w:szCs w:val="27"/>
            </w:rPr>
          </w:rPrChange>
        </w:rPr>
        <w:t xml:space="preserve"> </w:t>
      </w:r>
      <w:r w:rsidR="000C7184" w:rsidRPr="0079397B">
        <w:rPr>
          <w:rFonts w:ascii="Arial" w:hAnsi="Arial" w:cs="Arial"/>
        </w:rPr>
        <w:t xml:space="preserve">that allows </w:t>
      </w:r>
      <w:r w:rsidR="004E4D99" w:rsidRPr="0079397B">
        <w:rPr>
          <w:rFonts w:ascii="Arial" w:hAnsi="Arial" w:cs="Arial"/>
        </w:rPr>
        <w:t xml:space="preserve">standalone operation, </w:t>
      </w:r>
      <w:proofErr w:type="spellStart"/>
      <w:r w:rsidR="004E4D99" w:rsidRPr="0079397B">
        <w:rPr>
          <w:rFonts w:ascii="Arial" w:hAnsi="Arial" w:cs="Arial"/>
        </w:rPr>
        <w:t>FlyRig</w:t>
      </w:r>
      <w:proofErr w:type="spellEnd"/>
      <w:r w:rsidR="004E4D99" w:rsidRPr="0079397B">
        <w:rPr>
          <w:rFonts w:ascii="Arial" w:hAnsi="Arial" w:cs="Arial"/>
        </w:rPr>
        <w:t xml:space="preserve"> runs on Windows or macOS. This </w:t>
      </w:r>
      <w:r w:rsidR="000C7184" w:rsidRPr="0079397B">
        <w:rPr>
          <w:rFonts w:ascii="Arial" w:hAnsi="Arial" w:cs="Arial"/>
        </w:rPr>
        <w:t>can make</w:t>
      </w:r>
      <w:r w:rsidR="004E4D99" w:rsidRPr="0079397B">
        <w:rPr>
          <w:rFonts w:ascii="Arial" w:hAnsi="Arial" w:cs="Arial"/>
        </w:rPr>
        <w:t xml:space="preserve"> </w:t>
      </w:r>
      <w:r w:rsidR="000C7184" w:rsidRPr="0079397B">
        <w:rPr>
          <w:rFonts w:ascii="Arial" w:hAnsi="Arial" w:cs="Arial"/>
        </w:rPr>
        <w:t xml:space="preserve">it </w:t>
      </w:r>
      <w:r w:rsidR="004E4D99" w:rsidRPr="0079397B">
        <w:rPr>
          <w:rFonts w:ascii="Arial" w:hAnsi="Arial" w:cs="Arial"/>
        </w:rPr>
        <w:t xml:space="preserve">more </w:t>
      </w:r>
      <w:r w:rsidR="00D9508D" w:rsidRPr="0079397B">
        <w:rPr>
          <w:rFonts w:ascii="Arial" w:hAnsi="Arial" w:cs="Arial"/>
        </w:rPr>
        <w:t xml:space="preserve">straightforward to implement in labs with existing computers </w:t>
      </w:r>
      <w:r w:rsidR="000C7184" w:rsidRPr="0079397B">
        <w:rPr>
          <w:rFonts w:ascii="Arial" w:hAnsi="Arial" w:cs="Arial"/>
        </w:rPr>
        <w:t xml:space="preserve">and provides </w:t>
      </w:r>
      <w:r w:rsidR="00D9508D" w:rsidRPr="0079397B">
        <w:rPr>
          <w:rFonts w:ascii="Arial" w:hAnsi="Arial" w:cs="Arial"/>
        </w:rPr>
        <w:t>a familiar interface for students and instructors.</w:t>
      </w:r>
      <w:r w:rsidR="00E724F4" w:rsidRPr="0079397B">
        <w:rPr>
          <w:rFonts w:ascii="Arial" w:hAnsi="Arial" w:cs="Arial"/>
        </w:rPr>
        <w:t xml:space="preserve"> </w:t>
      </w:r>
      <w:r w:rsidR="004B4ED2" w:rsidRPr="0079397B">
        <w:rPr>
          <w:rFonts w:ascii="Arial" w:hAnsi="Arial" w:cs="Arial"/>
        </w:rPr>
        <w:t xml:space="preserve">One current limitation is that, unlike </w:t>
      </w:r>
      <w:proofErr w:type="spellStart"/>
      <w:r w:rsidR="004B4ED2" w:rsidRPr="0079397B">
        <w:rPr>
          <w:rFonts w:ascii="Arial" w:hAnsi="Arial" w:cs="Arial"/>
        </w:rPr>
        <w:t>PiVR</w:t>
      </w:r>
      <w:proofErr w:type="spellEnd"/>
      <w:r w:rsidR="004B4ED2" w:rsidRPr="0079397B">
        <w:rPr>
          <w:rFonts w:ascii="Arial" w:hAnsi="Arial" w:cs="Arial"/>
        </w:rPr>
        <w:t xml:space="preserve"> and </w:t>
      </w:r>
      <w:proofErr w:type="spellStart"/>
      <w:r w:rsidR="004B4ED2" w:rsidRPr="0079397B">
        <w:rPr>
          <w:rFonts w:ascii="Arial" w:hAnsi="Arial" w:cs="Arial"/>
        </w:rPr>
        <w:t>FlyPi</w:t>
      </w:r>
      <w:proofErr w:type="spellEnd"/>
      <w:r w:rsidR="004B4ED2" w:rsidRPr="0079397B">
        <w:rPr>
          <w:rFonts w:ascii="Arial" w:hAnsi="Arial" w:cs="Arial"/>
        </w:rPr>
        <w:t>, which perform tracking natively</w:t>
      </w:r>
      <w:r w:rsidR="007C40AD" w:rsidRPr="0079397B">
        <w:rPr>
          <w:rFonts w:ascii="Arial" w:hAnsi="Arial" w:cs="Arial"/>
        </w:rPr>
        <w:t xml:space="preserve">, </w:t>
      </w:r>
      <w:proofErr w:type="spellStart"/>
      <w:r w:rsidR="004B4ED2" w:rsidRPr="0079397B">
        <w:rPr>
          <w:rFonts w:ascii="Arial" w:hAnsi="Arial" w:cs="Arial"/>
        </w:rPr>
        <w:t>FlyTracker</w:t>
      </w:r>
      <w:proofErr w:type="spellEnd"/>
      <w:r w:rsidR="004B4ED2" w:rsidRPr="0079397B">
        <w:rPr>
          <w:rFonts w:ascii="Arial" w:hAnsi="Arial" w:cs="Arial"/>
        </w:rPr>
        <w:t xml:space="preserve"> </w:t>
      </w:r>
      <w:r w:rsidR="000C7184" w:rsidRPr="0079397B">
        <w:rPr>
          <w:rFonts w:ascii="Arial" w:hAnsi="Arial" w:cs="Arial"/>
        </w:rPr>
        <w:t>currently requires MATLAB since no standalone executable is yet available</w:t>
      </w:r>
      <w:r w:rsidR="00761061" w:rsidRPr="0079397B">
        <w:rPr>
          <w:rFonts w:ascii="Arial" w:hAnsi="Arial" w:cs="Arial"/>
        </w:rPr>
        <w:t>.</w:t>
      </w:r>
      <w:ins w:id="45" w:author="Eric Hoopfer" w:date="2025-11-06T11:31:00Z" w16du:dateUtc="2025-11-06T17:31:00Z">
        <w:r w:rsidR="007C40AD" w:rsidRPr="0079397B">
          <w:rPr>
            <w:rFonts w:ascii="Arial" w:hAnsi="Arial" w:cs="Arial"/>
          </w:rPr>
          <w:t xml:space="preserve"> </w:t>
        </w:r>
      </w:ins>
      <w:ins w:id="46" w:author="Eric Hoopfer" w:date="2025-11-06T11:40:00Z" w16du:dateUtc="2025-11-06T17:40:00Z">
        <w:r w:rsidR="007C40AD" w:rsidRPr="0079397B">
          <w:rPr>
            <w:rFonts w:ascii="Arial" w:hAnsi="Arial" w:cs="Arial"/>
          </w:rPr>
          <w:t xml:space="preserve">However, </w:t>
        </w:r>
        <w:proofErr w:type="spellStart"/>
        <w:r w:rsidR="007C40AD" w:rsidRPr="0079397B">
          <w:rPr>
            <w:rFonts w:ascii="Arial" w:hAnsi="Arial" w:cs="Arial"/>
          </w:rPr>
          <w:t>FlyRig</w:t>
        </w:r>
        <w:proofErr w:type="spellEnd"/>
        <w:r w:rsidR="007C40AD" w:rsidRPr="0079397B">
          <w:rPr>
            <w:rFonts w:ascii="Arial" w:hAnsi="Arial" w:cs="Arial"/>
          </w:rPr>
          <w:t xml:space="preserve"> movies should be compatible with </w:t>
        </w:r>
      </w:ins>
      <w:ins w:id="47" w:author="Eric Hoopfer" w:date="2025-11-06T11:31:00Z" w16du:dateUtc="2025-11-06T17:31:00Z">
        <w:r w:rsidR="007C40AD" w:rsidRPr="0079397B">
          <w:rPr>
            <w:rFonts w:ascii="Arial" w:hAnsi="Arial" w:cs="Arial"/>
          </w:rPr>
          <w:t xml:space="preserve">other open-source tracking systems </w:t>
        </w:r>
      </w:ins>
      <w:ins w:id="48" w:author="Eric Hoopfer" w:date="2025-11-06T11:34:00Z" w16du:dateUtc="2025-11-06T17:34:00Z">
        <w:r w:rsidR="007C40AD" w:rsidRPr="0079397B">
          <w:rPr>
            <w:rFonts w:ascii="Arial" w:hAnsi="Arial" w:cs="Arial"/>
          </w:rPr>
          <w:t xml:space="preserve">are such as </w:t>
        </w:r>
        <w:proofErr w:type="spellStart"/>
        <w:r w:rsidR="007C40AD" w:rsidRPr="0079397B">
          <w:rPr>
            <w:rFonts w:ascii="Arial" w:hAnsi="Arial" w:cs="Arial"/>
          </w:rPr>
          <w:t>Ctrax</w:t>
        </w:r>
      </w:ins>
      <w:proofErr w:type="spellEnd"/>
      <w:ins w:id="49" w:author="Eric Hoopfer" w:date="2025-11-06T11:41:00Z" w16du:dateUtc="2025-11-06T17:41:00Z">
        <w:r w:rsidR="007C40AD" w:rsidRPr="0079397B">
          <w:rPr>
            <w:rFonts w:ascii="Arial" w:hAnsi="Arial" w:cs="Arial"/>
          </w:rPr>
          <w:t xml:space="preserve"> </w:t>
        </w:r>
      </w:ins>
      <w:customXmlInsRangeStart w:id="50" w:author="Eric Hoopfer" w:date="2025-11-06T11:41:00Z"/>
      <w:sdt>
        <w:sdtPr>
          <w:rPr>
            <w:rFonts w:ascii="Arial" w:hAnsi="Arial" w:cs="Arial"/>
          </w:rPr>
          <w:alias w:val="SmartCite Citation"/>
          <w:tag w:val="5a0031f8-ec22-495f-b417-4cd6b50b5c68:64436f50-eb4c-48d5-bd16-44607e179a16+"/>
          <w:id w:val="1336423027"/>
          <w:placeholder>
            <w:docPart w:val="DefaultPlaceholder_-1854013440"/>
          </w:placeholder>
        </w:sdtPr>
        <w:sdtContent>
          <w:customXmlInsRangeEnd w:id="50"/>
          <w:ins w:id="51" w:author="Eric Hoopfer" w:date="2025-11-08T10:54:00Z" w16du:dateUtc="2025-11-08T16:54:00Z">
            <w:r w:rsidR="00893991" w:rsidRPr="0079397B">
              <w:rPr>
                <w:rFonts w:ascii="Arial" w:eastAsia="Times New Roman" w:hAnsi="Arial" w:cs="Arial"/>
              </w:rPr>
              <w:t>(Branson et al., 2009)</w:t>
            </w:r>
          </w:ins>
          <w:customXmlInsRangeStart w:id="52" w:author="Eric Hoopfer" w:date="2025-11-06T11:41:00Z"/>
        </w:sdtContent>
      </w:sdt>
      <w:customXmlInsRangeEnd w:id="52"/>
      <w:ins w:id="53" w:author="Eric Hoopfer" w:date="2025-11-06T11:34:00Z" w16du:dateUtc="2025-11-06T17:34:00Z">
        <w:r w:rsidR="007C40AD" w:rsidRPr="0079397B">
          <w:rPr>
            <w:rFonts w:ascii="Arial" w:hAnsi="Arial" w:cs="Arial"/>
          </w:rPr>
          <w:t>, SLEAP</w:t>
        </w:r>
      </w:ins>
      <w:customXmlInsRangeStart w:id="54" w:author="Eric Hoopfer" w:date="2025-11-06T11:42:00Z"/>
      <w:sdt>
        <w:sdtPr>
          <w:rPr>
            <w:rFonts w:ascii="Arial" w:hAnsi="Arial" w:cs="Arial"/>
          </w:rPr>
          <w:alias w:val="SmartCite Citation"/>
          <w:tag w:val="5a0031f8-ec22-495f-b417-4cd6b50b5c68:fa20d232-cde8-4d48-911a-07fc8768fe9a+"/>
          <w:id w:val="-380239330"/>
          <w:placeholder>
            <w:docPart w:val="DefaultPlaceholder_-1854013440"/>
          </w:placeholder>
        </w:sdtPr>
        <w:sdtContent>
          <w:customXmlInsRangeEnd w:id="54"/>
          <w:ins w:id="55" w:author="Eric Hoopfer" w:date="2025-11-08T10:54:00Z" w16du:dateUtc="2025-11-08T16:54:00Z">
            <w:r w:rsidR="00893991" w:rsidRPr="0079397B">
              <w:rPr>
                <w:rFonts w:ascii="Arial" w:eastAsia="Times New Roman" w:hAnsi="Arial" w:cs="Arial"/>
              </w:rPr>
              <w:t>(Pereira et al., 2019)</w:t>
            </w:r>
          </w:ins>
          <w:customXmlInsRangeStart w:id="56" w:author="Eric Hoopfer" w:date="2025-11-06T11:42:00Z"/>
        </w:sdtContent>
      </w:sdt>
      <w:customXmlInsRangeEnd w:id="56"/>
      <w:ins w:id="57" w:author="Eric Hoopfer" w:date="2025-11-06T11:34:00Z" w16du:dateUtc="2025-11-06T17:34:00Z">
        <w:r w:rsidR="007C40AD" w:rsidRPr="0079397B">
          <w:rPr>
            <w:rFonts w:ascii="Arial" w:hAnsi="Arial" w:cs="Arial"/>
          </w:rPr>
          <w:t xml:space="preserve">, and </w:t>
        </w:r>
      </w:ins>
      <w:proofErr w:type="spellStart"/>
      <w:ins w:id="58" w:author="Eric Hoopfer" w:date="2025-11-06T11:35:00Z" w16du:dateUtc="2025-11-06T17:35:00Z">
        <w:r w:rsidR="007C40AD" w:rsidRPr="0079397B">
          <w:rPr>
            <w:rFonts w:ascii="Arial" w:hAnsi="Arial" w:cs="Arial"/>
          </w:rPr>
          <w:t>ToxTrac</w:t>
        </w:r>
      </w:ins>
      <w:proofErr w:type="spellEnd"/>
      <w:ins w:id="59" w:author="Eric Hoopfer" w:date="2025-11-06T11:43:00Z" w16du:dateUtc="2025-11-06T17:43:00Z">
        <w:r w:rsidR="008946BB" w:rsidRPr="0079397B">
          <w:rPr>
            <w:rFonts w:ascii="Arial" w:hAnsi="Arial" w:cs="Arial"/>
          </w:rPr>
          <w:t xml:space="preserve"> </w:t>
        </w:r>
      </w:ins>
      <w:customXmlInsRangeStart w:id="60" w:author="Eric Hoopfer" w:date="2025-11-06T11:43:00Z"/>
      <w:sdt>
        <w:sdtPr>
          <w:rPr>
            <w:rFonts w:ascii="Arial" w:hAnsi="Arial" w:cs="Arial"/>
          </w:rPr>
          <w:alias w:val="SmartCite Citation"/>
          <w:tag w:val="5a0031f8-ec22-495f-b417-4cd6b50b5c68:6d4e0f47-732d-46c4-86fd-d1b07f0d804a+"/>
          <w:id w:val="1978565252"/>
          <w:placeholder>
            <w:docPart w:val="DefaultPlaceholder_-1854013440"/>
          </w:placeholder>
        </w:sdtPr>
        <w:sdtContent>
          <w:customXmlInsRangeEnd w:id="60"/>
          <w:ins w:id="61" w:author="Eric Hoopfer" w:date="2025-11-08T10:54:00Z" w16du:dateUtc="2025-11-08T16:54:00Z">
            <w:r w:rsidR="00893991" w:rsidRPr="0079397B">
              <w:rPr>
                <w:rFonts w:ascii="Arial" w:eastAsia="Times New Roman" w:hAnsi="Arial" w:cs="Arial"/>
              </w:rPr>
              <w:t>(Rodriguez et al., 2018)</w:t>
            </w:r>
          </w:ins>
          <w:customXmlInsRangeStart w:id="62" w:author="Eric Hoopfer" w:date="2025-11-06T11:43:00Z"/>
        </w:sdtContent>
      </w:sdt>
      <w:customXmlInsRangeEnd w:id="62"/>
      <w:ins w:id="63" w:author="Eric Hoopfer" w:date="2025-11-06T11:44:00Z" w16du:dateUtc="2025-11-06T17:44:00Z">
        <w:r w:rsidR="008946BB" w:rsidRPr="0079397B">
          <w:rPr>
            <w:rFonts w:ascii="Arial" w:hAnsi="Arial" w:cs="Arial"/>
          </w:rPr>
          <w:t> </w:t>
        </w:r>
      </w:ins>
      <w:ins w:id="64" w:author="Eric Hoopfer" w:date="2025-11-06T11:41:00Z" w16du:dateUtc="2025-11-06T17:41:00Z">
        <w:r w:rsidR="007C40AD" w:rsidRPr="0079397B">
          <w:rPr>
            <w:rFonts w:ascii="Arial" w:hAnsi="Arial" w:cs="Arial"/>
          </w:rPr>
          <w:t>.</w:t>
        </w:r>
      </w:ins>
    </w:p>
    <w:p w14:paraId="73602AFD" w14:textId="77777777" w:rsidR="00B4588B" w:rsidRPr="0079397B" w:rsidRDefault="00B4588B" w:rsidP="00206611">
      <w:pPr>
        <w:spacing w:line="360" w:lineRule="auto"/>
        <w:rPr>
          <w:rFonts w:ascii="Arial" w:hAnsi="Arial" w:cs="Arial"/>
        </w:rPr>
      </w:pPr>
    </w:p>
    <w:p w14:paraId="538FD430" w14:textId="22667CD2" w:rsidR="0073778C" w:rsidRPr="0079397B" w:rsidRDefault="004B4ED2" w:rsidP="00206611">
      <w:pPr>
        <w:spacing w:line="360" w:lineRule="auto"/>
        <w:rPr>
          <w:rFonts w:ascii="Arial" w:hAnsi="Arial" w:cs="Arial"/>
        </w:rPr>
      </w:pPr>
      <w:r w:rsidRPr="0079397B">
        <w:rPr>
          <w:rFonts w:ascii="Arial" w:hAnsi="Arial" w:cs="Arial"/>
        </w:rPr>
        <w:t xml:space="preserve">The </w:t>
      </w:r>
      <w:r w:rsidR="001D11AC" w:rsidRPr="0079397B">
        <w:rPr>
          <w:rFonts w:ascii="Arial" w:hAnsi="Arial" w:cs="Arial"/>
        </w:rPr>
        <w:t>system’s simple, modular design</w:t>
      </w:r>
      <w:r w:rsidR="009C62AC" w:rsidRPr="0079397B">
        <w:rPr>
          <w:rFonts w:ascii="Arial" w:hAnsi="Arial" w:cs="Arial"/>
        </w:rPr>
        <w:t xml:space="preserve"> </w:t>
      </w:r>
      <w:r w:rsidRPr="0079397B">
        <w:rPr>
          <w:rFonts w:ascii="Arial" w:hAnsi="Arial" w:cs="Arial"/>
        </w:rPr>
        <w:t>allows</w:t>
      </w:r>
      <w:r w:rsidR="009C62AC" w:rsidRPr="0079397B">
        <w:rPr>
          <w:rFonts w:ascii="Arial" w:hAnsi="Arial" w:cs="Arial"/>
        </w:rPr>
        <w:t xml:space="preserve"> for a range of experimental applications. </w:t>
      </w:r>
      <w:r w:rsidRPr="0079397B">
        <w:rPr>
          <w:rFonts w:ascii="Arial" w:hAnsi="Arial" w:cs="Arial"/>
        </w:rPr>
        <w:t>Automated control of light stimulation ensures reproducibility across trials, while manual triggering allows students to carry out rudimentary “</w:t>
      </w:r>
      <w:proofErr w:type="gramStart"/>
      <w:r w:rsidRPr="0079397B">
        <w:rPr>
          <w:rFonts w:ascii="Arial" w:hAnsi="Arial" w:cs="Arial"/>
        </w:rPr>
        <w:t>closed-loop</w:t>
      </w:r>
      <w:proofErr w:type="gramEnd"/>
      <w:r w:rsidRPr="0079397B">
        <w:rPr>
          <w:rFonts w:ascii="Arial" w:hAnsi="Arial" w:cs="Arial"/>
        </w:rPr>
        <w:t>” experiment</w:t>
      </w:r>
      <w:r w:rsidR="001D11AC" w:rsidRPr="0079397B">
        <w:rPr>
          <w:rFonts w:ascii="Arial" w:hAnsi="Arial" w:cs="Arial"/>
        </w:rPr>
        <w:t xml:space="preserve">s where </w:t>
      </w:r>
      <w:r w:rsidRPr="0079397B">
        <w:rPr>
          <w:rFonts w:ascii="Arial" w:hAnsi="Arial" w:cs="Arial"/>
        </w:rPr>
        <w:t>stimulation is paired with a specific behavior or sensory cue. For example, students have used this feature to test whether P1</w:t>
      </w:r>
      <w:r w:rsidRPr="0079397B">
        <w:rPr>
          <w:rFonts w:ascii="Arial" w:hAnsi="Arial" w:cs="Arial"/>
          <w:vertAlign w:val="superscript"/>
        </w:rPr>
        <w:t>a</w:t>
      </w:r>
      <w:r w:rsidRPr="0079397B">
        <w:rPr>
          <w:rFonts w:ascii="Arial" w:hAnsi="Arial" w:cs="Arial"/>
        </w:rPr>
        <w:t xml:space="preserve"> activation can induce conditioned place preference by </w:t>
      </w:r>
      <w:proofErr w:type="spellStart"/>
      <w:r w:rsidRPr="0079397B">
        <w:rPr>
          <w:rFonts w:ascii="Arial" w:hAnsi="Arial" w:cs="Arial"/>
        </w:rPr>
        <w:t>photostimulating</w:t>
      </w:r>
      <w:proofErr w:type="spellEnd"/>
      <w:r w:rsidRPr="0079397B">
        <w:rPr>
          <w:rFonts w:ascii="Arial" w:hAnsi="Arial" w:cs="Arial"/>
        </w:rPr>
        <w:t xml:space="preserve"> males only when they entered one side of an arena.</w:t>
      </w:r>
      <w:r w:rsidR="00D25B68" w:rsidRPr="0079397B">
        <w:rPr>
          <w:rFonts w:ascii="Arial" w:hAnsi="Arial" w:cs="Arial"/>
        </w:rPr>
        <w:t xml:space="preserve"> </w:t>
      </w:r>
      <w:r w:rsidR="001C1E83" w:rsidRPr="0079397B">
        <w:rPr>
          <w:rFonts w:ascii="Arial" w:hAnsi="Arial" w:cs="Arial"/>
        </w:rPr>
        <w:t>Easily i</w:t>
      </w:r>
      <w:r w:rsidRPr="0079397B">
        <w:rPr>
          <w:rFonts w:ascii="Arial" w:hAnsi="Arial" w:cs="Arial"/>
        </w:rPr>
        <w:t xml:space="preserve">nterchangeable LED plates allow </w:t>
      </w:r>
      <w:r w:rsidR="001C1E83" w:rsidRPr="0079397B">
        <w:rPr>
          <w:rFonts w:ascii="Arial" w:hAnsi="Arial" w:cs="Arial"/>
        </w:rPr>
        <w:t xml:space="preserve">quick switching between </w:t>
      </w:r>
      <w:r w:rsidRPr="0079397B">
        <w:rPr>
          <w:rFonts w:ascii="Arial" w:hAnsi="Arial" w:cs="Arial"/>
        </w:rPr>
        <w:t xml:space="preserve">experiments using different wavelengths, </w:t>
      </w:r>
      <w:r w:rsidR="001D11AC" w:rsidRPr="0079397B">
        <w:rPr>
          <w:rFonts w:ascii="Arial" w:hAnsi="Arial" w:cs="Arial"/>
        </w:rPr>
        <w:t>including</w:t>
      </w:r>
      <w:r w:rsidRPr="0079397B">
        <w:rPr>
          <w:rFonts w:ascii="Arial" w:hAnsi="Arial" w:cs="Arial"/>
        </w:rPr>
        <w:t xml:space="preserve"> neuronal silencing with </w:t>
      </w:r>
      <w:proofErr w:type="spellStart"/>
      <w:r w:rsidRPr="0079397B">
        <w:rPr>
          <w:rFonts w:ascii="Arial" w:hAnsi="Arial" w:cs="Arial"/>
        </w:rPr>
        <w:t>halorhodopsin</w:t>
      </w:r>
      <w:proofErr w:type="spellEnd"/>
      <w:r w:rsidRPr="0079397B">
        <w:rPr>
          <w:rFonts w:ascii="Arial" w:hAnsi="Arial" w:cs="Arial"/>
        </w:rPr>
        <w:t xml:space="preserve"> or archaerhodopsin. </w:t>
      </w:r>
      <w:r w:rsidR="001D11AC" w:rsidRPr="0079397B">
        <w:rPr>
          <w:rFonts w:ascii="Arial" w:hAnsi="Arial" w:cs="Arial"/>
        </w:rPr>
        <w:t xml:space="preserve">Additionally, we provide plans for an expanded circuit board (Supplemental materials) capable of controlling four sets of LEDs independently. This can be used to control different wavelength LEDs on the same plate, allowing for activation and inhibition experiments using the same hardware. </w:t>
      </w:r>
      <w:r w:rsidR="00853723" w:rsidRPr="0079397B">
        <w:rPr>
          <w:rFonts w:ascii="Arial" w:hAnsi="Arial" w:cs="Arial"/>
        </w:rPr>
        <w:t xml:space="preserve">We also used it to control LEDs in different quadrants of a behavioral arena, enabling real-time place </w:t>
      </w:r>
      <w:r w:rsidR="00853723" w:rsidRPr="0079397B">
        <w:rPr>
          <w:rFonts w:ascii="Arial" w:hAnsi="Arial" w:cs="Arial"/>
        </w:rPr>
        <w:lastRenderedPageBreak/>
        <w:t xml:space="preserve">preference assays </w:t>
      </w:r>
      <w:sdt>
        <w:sdtPr>
          <w:rPr>
            <w:rFonts w:ascii="Arial" w:hAnsi="Arial" w:cs="Arial"/>
          </w:rPr>
          <w:alias w:val="SmartCite Citation"/>
          <w:tag w:val="5a0031f8-ec22-495f-b417-4cd6b50b5c68:444c6d62-0b7f-46ab-bc92-16a06d504291+"/>
          <w:id w:val="1880584313"/>
          <w:placeholder>
            <w:docPart w:val="DefaultPlaceholder_-1854013440"/>
          </w:placeholder>
        </w:sdtPr>
        <w:sdtContent>
          <w:r w:rsidR="00893991" w:rsidRPr="0079397B">
            <w:rPr>
              <w:rFonts w:ascii="Arial" w:eastAsia="Times New Roman" w:hAnsi="Arial" w:cs="Arial"/>
            </w:rPr>
            <w:t>(Shao et al., 2017)</w:t>
          </w:r>
        </w:sdtContent>
      </w:sdt>
      <w:r w:rsidR="00853723" w:rsidRPr="0079397B">
        <w:rPr>
          <w:rFonts w:ascii="Arial" w:hAnsi="Arial" w:cs="Arial"/>
        </w:rPr>
        <w:t xml:space="preserve"> to test whether flies prefer regions where neurons are </w:t>
      </w:r>
      <w:proofErr w:type="spellStart"/>
      <w:r w:rsidR="00853723" w:rsidRPr="0079397B">
        <w:rPr>
          <w:rFonts w:ascii="Arial" w:hAnsi="Arial" w:cs="Arial"/>
        </w:rPr>
        <w:t>optogenetically</w:t>
      </w:r>
      <w:proofErr w:type="spellEnd"/>
      <w:r w:rsidR="00853723" w:rsidRPr="0079397B">
        <w:rPr>
          <w:rFonts w:ascii="Arial" w:hAnsi="Arial" w:cs="Arial"/>
        </w:rPr>
        <w:t xml:space="preserve"> activated. </w:t>
      </w:r>
      <w:r w:rsidR="001D11AC" w:rsidRPr="0079397B">
        <w:rPr>
          <w:rFonts w:ascii="Arial" w:hAnsi="Arial" w:cs="Arial"/>
        </w:rPr>
        <w:t>This versatility allows multiple behavioral assays to be conducted using the same hardware platform.</w:t>
      </w:r>
    </w:p>
    <w:p w14:paraId="0D0DA7FC" w14:textId="77777777" w:rsidR="0050553A" w:rsidRPr="0079397B" w:rsidRDefault="0050553A" w:rsidP="00D0643C">
      <w:pPr>
        <w:spacing w:line="360" w:lineRule="auto"/>
        <w:rPr>
          <w:rFonts w:ascii="Arial" w:hAnsi="Arial" w:cs="Arial"/>
        </w:rPr>
      </w:pPr>
    </w:p>
    <w:p w14:paraId="1ED80458" w14:textId="5EE76C88" w:rsidR="004A6CF9" w:rsidRPr="0079397B" w:rsidRDefault="00112633" w:rsidP="00C42360">
      <w:pPr>
        <w:spacing w:line="360" w:lineRule="auto"/>
        <w:rPr>
          <w:rFonts w:ascii="Arial" w:hAnsi="Arial" w:cs="Arial"/>
        </w:rPr>
      </w:pPr>
      <w:r w:rsidRPr="0079397B">
        <w:rPr>
          <w:rFonts w:ascii="Arial" w:hAnsi="Arial" w:cs="Arial"/>
        </w:rPr>
        <w:t xml:space="preserve">In conclusion, this lab module </w:t>
      </w:r>
      <w:r w:rsidR="007E0509" w:rsidRPr="0079397B">
        <w:rPr>
          <w:rFonts w:ascii="Arial" w:hAnsi="Arial" w:cs="Arial"/>
        </w:rPr>
        <w:t xml:space="preserve">demonstrates an approach to integrate circuit-level investigations of social behavior in </w:t>
      </w:r>
      <w:r w:rsidR="007E0509" w:rsidRPr="0079397B">
        <w:rPr>
          <w:rFonts w:ascii="Arial" w:hAnsi="Arial" w:cs="Arial"/>
          <w:i/>
          <w:iCs/>
        </w:rPr>
        <w:t>Drosophila melanogaster</w:t>
      </w:r>
      <w:r w:rsidR="007E0509" w:rsidRPr="0079397B">
        <w:rPr>
          <w:rFonts w:ascii="Arial" w:hAnsi="Arial" w:cs="Arial"/>
        </w:rPr>
        <w:t xml:space="preserve"> into undergraduate neuroscience education.</w:t>
      </w:r>
      <w:r w:rsidRPr="0079397B">
        <w:rPr>
          <w:rFonts w:ascii="Arial" w:hAnsi="Arial" w:cs="Arial"/>
        </w:rPr>
        <w:t xml:space="preserve"> By pairing </w:t>
      </w:r>
      <w:r w:rsidRPr="0079397B">
        <w:rPr>
          <w:rFonts w:ascii="Arial" w:hAnsi="Arial" w:cs="Arial"/>
          <w:i/>
          <w:iCs/>
        </w:rPr>
        <w:t>Drosophila</w:t>
      </w:r>
      <w:r w:rsidRPr="0079397B">
        <w:rPr>
          <w:rFonts w:ascii="Arial" w:hAnsi="Arial" w:cs="Arial"/>
        </w:rPr>
        <w:t xml:space="preserve">’s genetic toolkit with the </w:t>
      </w:r>
      <w:proofErr w:type="spellStart"/>
      <w:r w:rsidRPr="0079397B">
        <w:rPr>
          <w:rFonts w:ascii="Arial" w:hAnsi="Arial" w:cs="Arial"/>
        </w:rPr>
        <w:t>FlyRig</w:t>
      </w:r>
      <w:proofErr w:type="spellEnd"/>
      <w:r w:rsidRPr="0079397B">
        <w:rPr>
          <w:rFonts w:ascii="Arial" w:hAnsi="Arial" w:cs="Arial"/>
        </w:rPr>
        <w:t xml:space="preserve"> system, students gain hands-on experience with optogenetics while investigating how neural activity shapes behavior in a context-dependent manner. </w:t>
      </w:r>
      <w:proofErr w:type="spellStart"/>
      <w:r w:rsidRPr="0079397B">
        <w:rPr>
          <w:rFonts w:ascii="Arial" w:hAnsi="Arial" w:cs="Arial"/>
        </w:rPr>
        <w:t>FlyRig’s</w:t>
      </w:r>
      <w:proofErr w:type="spellEnd"/>
      <w:r w:rsidRPr="0079397B">
        <w:rPr>
          <w:rFonts w:ascii="Arial" w:hAnsi="Arial" w:cs="Arial"/>
        </w:rPr>
        <w:t xml:space="preserve"> simple, low-cost, and modular design lowers barriers to implementing optogenetic experiments, making them accessible to educators and researchers in a variety of settings. </w:t>
      </w:r>
      <w:r w:rsidR="007E0509" w:rsidRPr="0079397B">
        <w:rPr>
          <w:rFonts w:ascii="Arial" w:hAnsi="Arial" w:cs="Arial"/>
        </w:rPr>
        <w:t xml:space="preserve">As circuit-level maps of </w:t>
      </w:r>
      <w:r w:rsidR="00323709" w:rsidRPr="0079397B">
        <w:rPr>
          <w:rFonts w:ascii="Arial" w:hAnsi="Arial" w:cs="Arial"/>
          <w:i/>
          <w:iCs/>
        </w:rPr>
        <w:t>D</w:t>
      </w:r>
      <w:r w:rsidR="00A172ED" w:rsidRPr="0079397B">
        <w:rPr>
          <w:rFonts w:ascii="Arial" w:hAnsi="Arial" w:cs="Arial"/>
          <w:i/>
          <w:iCs/>
        </w:rPr>
        <w:t>r</w:t>
      </w:r>
      <w:r w:rsidR="00323709" w:rsidRPr="0079397B">
        <w:rPr>
          <w:rFonts w:ascii="Arial" w:hAnsi="Arial" w:cs="Arial"/>
          <w:i/>
          <w:iCs/>
        </w:rPr>
        <w:t>osophila</w:t>
      </w:r>
      <w:r w:rsidR="000B6AEB" w:rsidRPr="0079397B">
        <w:rPr>
          <w:rFonts w:ascii="Arial" w:hAnsi="Arial" w:cs="Arial"/>
          <w:i/>
          <w:iCs/>
        </w:rPr>
        <w:t xml:space="preserve"> </w:t>
      </w:r>
      <w:r w:rsidR="007E0509" w:rsidRPr="0079397B">
        <w:rPr>
          <w:rFonts w:ascii="Arial" w:hAnsi="Arial" w:cs="Arial"/>
        </w:rPr>
        <w:t xml:space="preserve">behavior continue to expand, </w:t>
      </w:r>
      <w:r w:rsidR="00DF3623" w:rsidRPr="0079397B">
        <w:rPr>
          <w:rFonts w:ascii="Arial" w:hAnsi="Arial" w:cs="Arial"/>
        </w:rPr>
        <w:t xml:space="preserve">tools like </w:t>
      </w:r>
      <w:proofErr w:type="spellStart"/>
      <w:r w:rsidR="00DF3623" w:rsidRPr="0079397B">
        <w:rPr>
          <w:rFonts w:ascii="Arial" w:hAnsi="Arial" w:cs="Arial"/>
        </w:rPr>
        <w:t>FlyRig</w:t>
      </w:r>
      <w:proofErr w:type="spellEnd"/>
      <w:r w:rsidR="00DF3623" w:rsidRPr="0079397B">
        <w:rPr>
          <w:rFonts w:ascii="Arial" w:hAnsi="Arial" w:cs="Arial"/>
        </w:rPr>
        <w:t xml:space="preserve"> will help translate cutting-edge neuroscience into accessible, inquiry-based learning experiences for students.</w:t>
      </w:r>
    </w:p>
    <w:p w14:paraId="78DF8284" w14:textId="77777777" w:rsidR="004A6CF9" w:rsidRPr="0079397B" w:rsidRDefault="004A6CF9" w:rsidP="00C42360">
      <w:pPr>
        <w:spacing w:line="360" w:lineRule="auto"/>
        <w:rPr>
          <w:rFonts w:ascii="Arial" w:hAnsi="Arial" w:cs="Arial"/>
        </w:rPr>
      </w:pPr>
    </w:p>
    <w:p w14:paraId="5C6B455B" w14:textId="79931A9E" w:rsidR="005330E2" w:rsidRPr="0079397B" w:rsidRDefault="005330E2" w:rsidP="00591402">
      <w:pPr>
        <w:pStyle w:val="BodyTextIndent"/>
        <w:spacing w:line="240" w:lineRule="auto"/>
        <w:ind w:firstLine="0"/>
        <w:jc w:val="both"/>
        <w:rPr>
          <w:rFonts w:cs="Arial"/>
          <w:b/>
          <w:bCs/>
          <w:szCs w:val="24"/>
        </w:rPr>
      </w:pPr>
      <w:r w:rsidRPr="0079397B">
        <w:rPr>
          <w:rFonts w:cs="Arial"/>
          <w:b/>
          <w:bCs/>
          <w:szCs w:val="24"/>
        </w:rPr>
        <w:t>SUPPLEMENTAL MATERIAL</w:t>
      </w:r>
    </w:p>
    <w:p w14:paraId="3884770A" w14:textId="77777777" w:rsidR="00EB56F5" w:rsidRPr="0079397B" w:rsidRDefault="00EB56F5" w:rsidP="00EB56F5">
      <w:pPr>
        <w:pStyle w:val="BodyTextIndent"/>
        <w:ind w:firstLine="0"/>
        <w:rPr>
          <w:rFonts w:cs="Arial"/>
          <w:szCs w:val="24"/>
        </w:rPr>
      </w:pPr>
      <w:r w:rsidRPr="0079397B">
        <w:rPr>
          <w:rFonts w:cs="Arial"/>
          <w:i/>
          <w:iCs/>
          <w:szCs w:val="24"/>
        </w:rPr>
        <w:t>Supplemental file 1</w:t>
      </w:r>
      <w:r w:rsidRPr="0079397B">
        <w:rPr>
          <w:rFonts w:cs="Arial"/>
          <w:szCs w:val="24"/>
        </w:rPr>
        <w:t xml:space="preserve">. Instructor guide with a timeline and step-by-step instructions for lab activity, an example class worksheet, student handouts. </w:t>
      </w:r>
    </w:p>
    <w:p w14:paraId="4CD78E67" w14:textId="77777777" w:rsidR="00EB56F5" w:rsidRPr="0079397B" w:rsidRDefault="00EB56F5" w:rsidP="00EB56F5">
      <w:pPr>
        <w:pStyle w:val="BodyTextIndent"/>
        <w:ind w:firstLine="0"/>
        <w:rPr>
          <w:rFonts w:cs="Arial"/>
          <w:szCs w:val="24"/>
        </w:rPr>
      </w:pPr>
      <w:r w:rsidRPr="0079397B">
        <w:rPr>
          <w:rFonts w:cs="Arial"/>
          <w:i/>
          <w:iCs/>
          <w:szCs w:val="24"/>
        </w:rPr>
        <w:t>Supplemental file 2</w:t>
      </w:r>
      <w:r w:rsidRPr="0079397B">
        <w:rPr>
          <w:rFonts w:cs="Arial"/>
          <w:szCs w:val="24"/>
        </w:rPr>
        <w:t xml:space="preserve">. Behavior example clips, male-male pair videos with and without annotations, and behavior timestamps. </w:t>
      </w:r>
    </w:p>
    <w:p w14:paraId="047EED92" w14:textId="77777777" w:rsidR="00EB56F5" w:rsidRPr="0079397B" w:rsidRDefault="00EB56F5" w:rsidP="00EB56F5">
      <w:pPr>
        <w:pStyle w:val="BodyTextIndent"/>
        <w:ind w:firstLine="0"/>
        <w:rPr>
          <w:rFonts w:cs="Arial"/>
          <w:szCs w:val="24"/>
        </w:rPr>
      </w:pPr>
      <w:proofErr w:type="spellStart"/>
      <w:r w:rsidRPr="0079397B">
        <w:rPr>
          <w:rFonts w:cs="Arial"/>
          <w:szCs w:val="24"/>
        </w:rPr>
        <w:t>FlyRig</w:t>
      </w:r>
      <w:proofErr w:type="spellEnd"/>
      <w:r w:rsidRPr="0079397B">
        <w:rPr>
          <w:rFonts w:cs="Arial"/>
          <w:szCs w:val="24"/>
        </w:rPr>
        <w:t xml:space="preserve"> hardware and software files, including build instructions and user manuals can be downloaded from </w:t>
      </w:r>
      <w:hyperlink r:id="rId8" w:history="1">
        <w:r w:rsidRPr="0079397B">
          <w:rPr>
            <w:rStyle w:val="Hyperlink"/>
            <w:rFonts w:cs="Arial"/>
            <w:szCs w:val="24"/>
          </w:rPr>
          <w:t>https://github.com/hoopfere/FlyRig/wiki</w:t>
        </w:r>
      </w:hyperlink>
      <w:r w:rsidRPr="0079397B">
        <w:rPr>
          <w:rFonts w:cs="Arial"/>
          <w:szCs w:val="24"/>
        </w:rPr>
        <w:t>.</w:t>
      </w:r>
    </w:p>
    <w:p w14:paraId="14B75BE4" w14:textId="20537EDE" w:rsidR="00EB56F5" w:rsidRPr="0079397B" w:rsidRDefault="00EB56F5" w:rsidP="00C42360">
      <w:pPr>
        <w:spacing w:line="360" w:lineRule="auto"/>
        <w:rPr>
          <w:rFonts w:ascii="Arial" w:hAnsi="Arial" w:cs="Arial"/>
          <w:sz w:val="20"/>
          <w:rPrChange w:id="65" w:author="Eric Hoopfer" w:date="2025-11-08T14:22:00Z" w16du:dateUtc="2025-11-08T20:22:00Z">
            <w:rPr>
              <w:sz w:val="20"/>
            </w:rPr>
          </w:rPrChange>
        </w:rPr>
      </w:pPr>
    </w:p>
    <w:p w14:paraId="663AA9EE" w14:textId="2174B102" w:rsidR="00C42360" w:rsidRPr="0079397B" w:rsidRDefault="00C42360" w:rsidP="00C42360">
      <w:pPr>
        <w:spacing w:line="360" w:lineRule="auto"/>
        <w:rPr>
          <w:rFonts w:ascii="Arial" w:hAnsi="Arial" w:cs="Arial"/>
          <w:b/>
          <w:bCs/>
        </w:rPr>
      </w:pPr>
      <w:r w:rsidRPr="0079397B">
        <w:rPr>
          <w:rFonts w:ascii="Arial" w:hAnsi="Arial" w:cs="Arial"/>
          <w:b/>
          <w:bCs/>
        </w:rPr>
        <w:t>Acknowledgements</w:t>
      </w:r>
    </w:p>
    <w:p w14:paraId="11CC5687" w14:textId="4844A7A9" w:rsidR="00C42360" w:rsidRPr="0079397B" w:rsidRDefault="00C42360" w:rsidP="00C42360">
      <w:pPr>
        <w:spacing w:line="360" w:lineRule="auto"/>
        <w:rPr>
          <w:rFonts w:ascii="Arial" w:hAnsi="Arial" w:cs="Arial"/>
        </w:rPr>
      </w:pPr>
      <w:r w:rsidRPr="0079397B">
        <w:rPr>
          <w:rFonts w:ascii="Arial" w:hAnsi="Arial" w:cs="Arial"/>
        </w:rPr>
        <w:t>Stocks obtained from the Bloomington Drosophila Stock Center (NIH P40OD018537) were used in this study.</w:t>
      </w:r>
      <w:r w:rsidR="001A5B3C" w:rsidRPr="0079397B">
        <w:rPr>
          <w:rFonts w:ascii="Arial" w:hAnsi="Arial" w:cs="Arial"/>
        </w:rPr>
        <w:t xml:space="preserve"> We thank Sarah </w:t>
      </w:r>
      <w:proofErr w:type="spellStart"/>
      <w:r w:rsidR="001A5B3C" w:rsidRPr="0079397B">
        <w:rPr>
          <w:rFonts w:ascii="Arial" w:hAnsi="Arial" w:cs="Arial"/>
        </w:rPr>
        <w:t>Meerts</w:t>
      </w:r>
      <w:proofErr w:type="spellEnd"/>
      <w:r w:rsidR="001A5B3C" w:rsidRPr="0079397B">
        <w:rPr>
          <w:rFonts w:ascii="Arial" w:hAnsi="Arial" w:cs="Arial"/>
        </w:rPr>
        <w:t xml:space="preserve"> and Rou-Jia Sung for comments on the manuscript, and Christian Park for help with the </w:t>
      </w:r>
      <w:proofErr w:type="spellStart"/>
      <w:r w:rsidR="001A5B3C" w:rsidRPr="0079397B">
        <w:rPr>
          <w:rFonts w:ascii="Arial" w:hAnsi="Arial" w:cs="Arial"/>
        </w:rPr>
        <w:t>FlyRig</w:t>
      </w:r>
      <w:proofErr w:type="spellEnd"/>
      <w:r w:rsidR="001A5B3C" w:rsidRPr="0079397B">
        <w:rPr>
          <w:rFonts w:ascii="Arial" w:hAnsi="Arial" w:cs="Arial"/>
        </w:rPr>
        <w:t xml:space="preserve"> code.</w:t>
      </w:r>
    </w:p>
    <w:p w14:paraId="62E2390E" w14:textId="53EB49BD" w:rsidR="00D0643C" w:rsidRPr="0079397B" w:rsidRDefault="00D0643C">
      <w:pPr>
        <w:rPr>
          <w:rFonts w:ascii="Arial" w:hAnsi="Arial" w:cs="Arial"/>
          <w:b/>
          <w:bCs/>
        </w:rPr>
      </w:pPr>
      <w:r w:rsidRPr="0079397B">
        <w:rPr>
          <w:rFonts w:ascii="Arial" w:hAnsi="Arial" w:cs="Arial"/>
          <w:b/>
          <w:bCs/>
        </w:rPr>
        <w:br w:type="page"/>
      </w:r>
    </w:p>
    <w:p w14:paraId="0119869C" w14:textId="0B7E2A39" w:rsidR="00A31F95" w:rsidRPr="0079397B" w:rsidRDefault="00A31F95">
      <w:pPr>
        <w:rPr>
          <w:rFonts w:ascii="Arial" w:hAnsi="Arial" w:cs="Arial"/>
          <w:b/>
          <w:bCs/>
        </w:rPr>
      </w:pPr>
      <w:r w:rsidRPr="0079397B">
        <w:rPr>
          <w:rFonts w:ascii="Arial" w:hAnsi="Arial" w:cs="Arial"/>
          <w:b/>
          <w:bCs/>
          <w:noProof/>
        </w:rPr>
        <w:lastRenderedPageBreak/>
        <w:drawing>
          <wp:anchor distT="0" distB="0" distL="114300" distR="114300" simplePos="0" relativeHeight="251658240" behindDoc="0" locked="0" layoutInCell="1" allowOverlap="1" wp14:anchorId="0226965E" wp14:editId="39BF2692">
            <wp:simplePos x="0" y="0"/>
            <wp:positionH relativeFrom="margin">
              <wp:align>center</wp:align>
            </wp:positionH>
            <wp:positionV relativeFrom="paragraph">
              <wp:posOffset>0</wp:posOffset>
            </wp:positionV>
            <wp:extent cx="3341410" cy="2907792"/>
            <wp:effectExtent l="0" t="0" r="0" b="635"/>
            <wp:wrapTopAndBottom/>
            <wp:docPr id="833554550" name="Picture 2" descr="A close-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54550" name="Picture 2" descr="A close-up of a devic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41410" cy="2907792"/>
                    </a:xfrm>
                    <a:prstGeom prst="rect">
                      <a:avLst/>
                    </a:prstGeom>
                  </pic:spPr>
                </pic:pic>
              </a:graphicData>
            </a:graphic>
            <wp14:sizeRelV relativeFrom="margin">
              <wp14:pctHeight>0</wp14:pctHeight>
            </wp14:sizeRelV>
          </wp:anchor>
        </w:drawing>
      </w:r>
    </w:p>
    <w:p w14:paraId="314291A2" w14:textId="71C1B5B1" w:rsidR="00A31F95" w:rsidRPr="0079397B" w:rsidRDefault="00A31F95" w:rsidP="00A31F95">
      <w:pPr>
        <w:spacing w:line="360" w:lineRule="auto"/>
        <w:rPr>
          <w:rFonts w:ascii="Arial" w:hAnsi="Arial" w:cs="Arial"/>
          <w:b/>
          <w:bCs/>
        </w:rPr>
      </w:pPr>
      <w:r w:rsidRPr="0079397B">
        <w:rPr>
          <w:rFonts w:ascii="Arial" w:hAnsi="Arial" w:cs="Arial"/>
          <w:b/>
          <w:bCs/>
          <w:i/>
          <w:iCs/>
        </w:rPr>
        <w:t>Figure 1</w:t>
      </w:r>
      <w:r w:rsidR="00272C0A" w:rsidRPr="0079397B">
        <w:rPr>
          <w:rFonts w:ascii="Arial" w:hAnsi="Arial" w:cs="Arial"/>
          <w:b/>
          <w:bCs/>
        </w:rPr>
        <w:t>.</w:t>
      </w:r>
      <w:r w:rsidRPr="0079397B">
        <w:rPr>
          <w:rFonts w:ascii="Arial" w:hAnsi="Arial" w:cs="Arial"/>
          <w:b/>
          <w:bCs/>
        </w:rPr>
        <w:t xml:space="preserve"> </w:t>
      </w:r>
      <w:proofErr w:type="spellStart"/>
      <w:r w:rsidRPr="0079397B">
        <w:rPr>
          <w:rFonts w:ascii="Arial" w:hAnsi="Arial" w:cs="Arial"/>
        </w:rPr>
        <w:t>FlyRig</w:t>
      </w:r>
      <w:proofErr w:type="spellEnd"/>
      <w:r w:rsidRPr="0079397B">
        <w:rPr>
          <w:rFonts w:ascii="Arial" w:hAnsi="Arial" w:cs="Arial"/>
        </w:rPr>
        <w:t xml:space="preserve"> experimental hardware.</w:t>
      </w:r>
      <w:r w:rsidR="00272C0A" w:rsidRPr="0079397B">
        <w:rPr>
          <w:rFonts w:ascii="Arial" w:hAnsi="Arial" w:cs="Arial"/>
          <w:b/>
          <w:bCs/>
        </w:rPr>
        <w:t xml:space="preserve"> </w:t>
      </w:r>
      <w:r w:rsidRPr="0079397B">
        <w:rPr>
          <w:rFonts w:ascii="Arial" w:hAnsi="Arial" w:cs="Arial"/>
        </w:rPr>
        <w:t xml:space="preserve">(A) Six </w:t>
      </w:r>
      <w:r w:rsidR="006140AB" w:rsidRPr="0079397B">
        <w:rPr>
          <w:rFonts w:ascii="Arial" w:hAnsi="Arial" w:cs="Arial"/>
        </w:rPr>
        <w:t>laser-cut</w:t>
      </w:r>
      <w:r w:rsidRPr="0079397B">
        <w:rPr>
          <w:rFonts w:ascii="Arial" w:hAnsi="Arial" w:cs="Arial"/>
        </w:rPr>
        <w:t xml:space="preserve"> wood panels comprise the </w:t>
      </w:r>
      <w:proofErr w:type="spellStart"/>
      <w:r w:rsidRPr="0079397B">
        <w:rPr>
          <w:rFonts w:ascii="Arial" w:hAnsi="Arial" w:cs="Arial"/>
        </w:rPr>
        <w:t>photostimulation</w:t>
      </w:r>
      <w:proofErr w:type="spellEnd"/>
      <w:r w:rsidRPr="0079397B">
        <w:rPr>
          <w:rFonts w:ascii="Arial" w:hAnsi="Arial" w:cs="Arial"/>
        </w:rPr>
        <w:t xml:space="preserve"> frame. The rig contains a plate with the stimulation and infrared LEDs</w:t>
      </w:r>
      <w:r w:rsidR="00D62478" w:rsidRPr="0079397B">
        <w:rPr>
          <w:rFonts w:ascii="Arial" w:hAnsi="Arial" w:cs="Arial"/>
        </w:rPr>
        <w:t xml:space="preserve"> (light plate)</w:t>
      </w:r>
      <w:r w:rsidRPr="0079397B">
        <w:rPr>
          <w:rFonts w:ascii="Arial" w:hAnsi="Arial" w:cs="Arial"/>
        </w:rPr>
        <w:t xml:space="preserve">, a </w:t>
      </w:r>
      <w:r w:rsidR="00D62478" w:rsidRPr="0079397B">
        <w:rPr>
          <w:rFonts w:ascii="Arial" w:hAnsi="Arial" w:cs="Arial"/>
        </w:rPr>
        <w:t>that diffuses light and holds the</w:t>
      </w:r>
      <w:r w:rsidRPr="0079397B">
        <w:rPr>
          <w:rFonts w:ascii="Arial" w:hAnsi="Arial" w:cs="Arial"/>
        </w:rPr>
        <w:t xml:space="preserve"> behavior chamber </w:t>
      </w:r>
      <w:r w:rsidR="00D62478" w:rsidRPr="0079397B">
        <w:rPr>
          <w:rFonts w:ascii="Arial" w:hAnsi="Arial" w:cs="Arial"/>
        </w:rPr>
        <w:t>(diffuser plate)</w:t>
      </w:r>
      <w:r w:rsidRPr="0079397B">
        <w:rPr>
          <w:rFonts w:ascii="Arial" w:hAnsi="Arial" w:cs="Arial"/>
        </w:rPr>
        <w:t>, and a plate that holds the USB camera</w:t>
      </w:r>
      <w:r w:rsidR="00D62478" w:rsidRPr="0079397B">
        <w:rPr>
          <w:rFonts w:ascii="Arial" w:hAnsi="Arial" w:cs="Arial"/>
        </w:rPr>
        <w:t xml:space="preserve"> (camera plate)</w:t>
      </w:r>
      <w:r w:rsidRPr="0079397B">
        <w:rPr>
          <w:rFonts w:ascii="Arial" w:hAnsi="Arial" w:cs="Arial"/>
        </w:rPr>
        <w:t xml:space="preserve">. The relative placement of the plates can be easily adjusted in the frame. (B) The light plate contains four high-intensity LEDs for optogenetic stimulation wired in series and three infrared LED strips wired in parallel. (C) Schematic of </w:t>
      </w:r>
      <w:r w:rsidR="006F0D11" w:rsidRPr="0079397B">
        <w:rPr>
          <w:rFonts w:ascii="Arial" w:hAnsi="Arial" w:cs="Arial"/>
        </w:rPr>
        <w:t xml:space="preserve">acrylic </w:t>
      </w:r>
      <w:r w:rsidRPr="0079397B">
        <w:rPr>
          <w:rFonts w:ascii="Arial" w:hAnsi="Arial" w:cs="Arial"/>
        </w:rPr>
        <w:t>behavioral chambers used for social behavior assays.</w:t>
      </w:r>
      <w:r w:rsidRPr="0079397B">
        <w:rPr>
          <w:rFonts w:ascii="Arial" w:hAnsi="Arial" w:cs="Arial"/>
          <w:b/>
          <w:bCs/>
        </w:rPr>
        <w:br w:type="page"/>
      </w:r>
    </w:p>
    <w:p w14:paraId="775EE68F" w14:textId="5D260556" w:rsidR="000450B4" w:rsidRPr="0079397B" w:rsidRDefault="00A31F95" w:rsidP="00DB1173">
      <w:pPr>
        <w:spacing w:line="360" w:lineRule="auto"/>
        <w:rPr>
          <w:rFonts w:ascii="Arial" w:hAnsi="Arial" w:cs="Arial"/>
        </w:rPr>
      </w:pPr>
      <w:r w:rsidRPr="0079397B">
        <w:rPr>
          <w:rFonts w:ascii="Arial" w:hAnsi="Arial" w:cs="Arial"/>
          <w:noProof/>
        </w:rPr>
        <w:lastRenderedPageBreak/>
        <w:drawing>
          <wp:anchor distT="0" distB="0" distL="114300" distR="114300" simplePos="0" relativeHeight="251659264" behindDoc="0" locked="0" layoutInCell="1" allowOverlap="1" wp14:anchorId="44052304" wp14:editId="67FFCDF5">
            <wp:simplePos x="0" y="0"/>
            <wp:positionH relativeFrom="margin">
              <wp:align>center</wp:align>
            </wp:positionH>
            <wp:positionV relativeFrom="paragraph">
              <wp:posOffset>0</wp:posOffset>
            </wp:positionV>
            <wp:extent cx="3338687" cy="4498848"/>
            <wp:effectExtent l="0" t="0" r="1905" b="0"/>
            <wp:wrapTopAndBottom/>
            <wp:docPr id="85312630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26303" name="Picture 3"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38687" cy="4498848"/>
                    </a:xfrm>
                    <a:prstGeom prst="rect">
                      <a:avLst/>
                    </a:prstGeom>
                  </pic:spPr>
                </pic:pic>
              </a:graphicData>
            </a:graphic>
            <wp14:sizeRelV relativeFrom="margin">
              <wp14:pctHeight>0</wp14:pctHeight>
            </wp14:sizeRelV>
          </wp:anchor>
        </w:drawing>
      </w:r>
    </w:p>
    <w:p w14:paraId="032D7111" w14:textId="77777777" w:rsidR="00A31F95" w:rsidRPr="0079397B" w:rsidRDefault="00A31F95" w:rsidP="00DB1173">
      <w:pPr>
        <w:spacing w:line="360" w:lineRule="auto"/>
        <w:rPr>
          <w:rFonts w:ascii="Arial" w:hAnsi="Arial" w:cs="Arial"/>
          <w:b/>
          <w:bCs/>
        </w:rPr>
      </w:pPr>
    </w:p>
    <w:p w14:paraId="7457F8FA" w14:textId="11685C0A" w:rsidR="00A31F95" w:rsidRPr="0079397B" w:rsidRDefault="00516D34" w:rsidP="00DB1173">
      <w:pPr>
        <w:spacing w:line="360" w:lineRule="auto"/>
        <w:rPr>
          <w:rFonts w:ascii="Arial" w:hAnsi="Arial" w:cs="Arial"/>
        </w:rPr>
      </w:pPr>
      <w:r w:rsidRPr="0079397B">
        <w:rPr>
          <w:rFonts w:ascii="Arial" w:hAnsi="Arial" w:cs="Arial"/>
          <w:i/>
          <w:iCs/>
        </w:rPr>
        <w:t>Figure 2</w:t>
      </w:r>
      <w:r w:rsidR="004A6B67" w:rsidRPr="0079397B">
        <w:rPr>
          <w:rFonts w:ascii="Arial" w:hAnsi="Arial" w:cs="Arial"/>
        </w:rPr>
        <w:t>.</w:t>
      </w:r>
      <w:r w:rsidRPr="0079397B">
        <w:rPr>
          <w:rFonts w:ascii="Arial" w:hAnsi="Arial" w:cs="Arial"/>
        </w:rPr>
        <w:t xml:space="preserve"> </w:t>
      </w:r>
      <w:r w:rsidR="000450B4" w:rsidRPr="0079397B">
        <w:rPr>
          <w:rFonts w:ascii="Arial" w:hAnsi="Arial" w:cs="Arial"/>
        </w:rPr>
        <w:t xml:space="preserve">Light control </w:t>
      </w:r>
      <w:r w:rsidR="003B1B68" w:rsidRPr="0079397B">
        <w:rPr>
          <w:rFonts w:ascii="Arial" w:hAnsi="Arial" w:cs="Arial"/>
        </w:rPr>
        <w:t>board</w:t>
      </w:r>
      <w:r w:rsidR="004A6B67" w:rsidRPr="0079397B">
        <w:rPr>
          <w:rFonts w:ascii="Arial" w:hAnsi="Arial" w:cs="Arial"/>
        </w:rPr>
        <w:t xml:space="preserve">. </w:t>
      </w:r>
      <w:r w:rsidR="000450B4" w:rsidRPr="0079397B">
        <w:rPr>
          <w:rFonts w:ascii="Arial" w:hAnsi="Arial" w:cs="Arial"/>
        </w:rPr>
        <w:t>(A) Schematic of light control and video recording</w:t>
      </w:r>
      <w:r w:rsidR="000C3EDD" w:rsidRPr="0079397B">
        <w:rPr>
          <w:rFonts w:ascii="Arial" w:hAnsi="Arial" w:cs="Arial"/>
        </w:rPr>
        <w:t xml:space="preserve"> circuit</w:t>
      </w:r>
      <w:r w:rsidR="000450B4" w:rsidRPr="0079397B">
        <w:rPr>
          <w:rFonts w:ascii="Arial" w:hAnsi="Arial" w:cs="Arial"/>
        </w:rPr>
        <w:t>. (B) Assembled circuit board</w:t>
      </w:r>
      <w:r w:rsidR="00D607DF" w:rsidRPr="0079397B">
        <w:rPr>
          <w:rFonts w:ascii="Arial" w:hAnsi="Arial" w:cs="Arial"/>
        </w:rPr>
        <w:t xml:space="preserve">. </w:t>
      </w:r>
    </w:p>
    <w:p w14:paraId="4E1D6F75" w14:textId="77777777" w:rsidR="00A31F95" w:rsidRPr="0079397B" w:rsidRDefault="00A31F95">
      <w:pPr>
        <w:rPr>
          <w:rFonts w:ascii="Arial" w:hAnsi="Arial" w:cs="Arial"/>
        </w:rPr>
      </w:pPr>
      <w:r w:rsidRPr="0079397B">
        <w:rPr>
          <w:rFonts w:ascii="Arial" w:hAnsi="Arial" w:cs="Arial"/>
        </w:rPr>
        <w:br w:type="page"/>
      </w:r>
    </w:p>
    <w:p w14:paraId="0C05A9CD" w14:textId="00690E5E" w:rsidR="000450B4" w:rsidRPr="0079397B" w:rsidRDefault="00A31F95" w:rsidP="00DB1173">
      <w:pPr>
        <w:spacing w:line="360" w:lineRule="auto"/>
        <w:rPr>
          <w:rFonts w:ascii="Arial" w:hAnsi="Arial" w:cs="Arial"/>
        </w:rPr>
      </w:pPr>
      <w:r w:rsidRPr="0079397B">
        <w:rPr>
          <w:rFonts w:ascii="Arial" w:hAnsi="Arial" w:cs="Arial"/>
          <w:noProof/>
        </w:rPr>
        <w:lastRenderedPageBreak/>
        <w:drawing>
          <wp:inline distT="0" distB="0" distL="0" distR="0" wp14:anchorId="5958E4DE" wp14:editId="5042B47E">
            <wp:extent cx="5943600" cy="4885690"/>
            <wp:effectExtent l="0" t="0" r="0" b="3810"/>
            <wp:docPr id="1161729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299" name="Picture 4"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885690"/>
                    </a:xfrm>
                    <a:prstGeom prst="rect">
                      <a:avLst/>
                    </a:prstGeom>
                  </pic:spPr>
                </pic:pic>
              </a:graphicData>
            </a:graphic>
          </wp:inline>
        </w:drawing>
      </w:r>
    </w:p>
    <w:p w14:paraId="349EC61E" w14:textId="293DA5FA" w:rsidR="00A31F95" w:rsidRPr="0079397B" w:rsidRDefault="00653388" w:rsidP="00DB1173">
      <w:pPr>
        <w:spacing w:line="360" w:lineRule="auto"/>
        <w:rPr>
          <w:rFonts w:ascii="Arial" w:hAnsi="Arial" w:cs="Arial"/>
          <w:b/>
          <w:bCs/>
        </w:rPr>
      </w:pPr>
      <w:r w:rsidRPr="0079397B">
        <w:rPr>
          <w:rFonts w:ascii="Arial" w:hAnsi="Arial" w:cs="Arial"/>
          <w:i/>
          <w:iCs/>
        </w:rPr>
        <w:t>Figure 3</w:t>
      </w:r>
      <w:r w:rsidR="00E735E6" w:rsidRPr="0079397B">
        <w:rPr>
          <w:rFonts w:ascii="Arial" w:hAnsi="Arial" w:cs="Arial"/>
          <w:i/>
          <w:iCs/>
        </w:rPr>
        <w:t>.</w:t>
      </w:r>
      <w:r w:rsidRPr="0079397B">
        <w:rPr>
          <w:rFonts w:ascii="Arial" w:hAnsi="Arial" w:cs="Arial"/>
        </w:rPr>
        <w:t xml:space="preserve"> </w:t>
      </w:r>
      <w:proofErr w:type="spellStart"/>
      <w:r w:rsidRPr="0079397B">
        <w:rPr>
          <w:rFonts w:ascii="Arial" w:hAnsi="Arial" w:cs="Arial"/>
        </w:rPr>
        <w:t>FlyRig</w:t>
      </w:r>
      <w:proofErr w:type="spellEnd"/>
      <w:r w:rsidRPr="0079397B">
        <w:rPr>
          <w:rFonts w:ascii="Arial" w:hAnsi="Arial" w:cs="Arial"/>
        </w:rPr>
        <w:t xml:space="preserve"> Software</w:t>
      </w:r>
      <w:r w:rsidR="00E735E6" w:rsidRPr="0079397B">
        <w:rPr>
          <w:rFonts w:ascii="Arial" w:hAnsi="Arial" w:cs="Arial"/>
        </w:rPr>
        <w:t>.</w:t>
      </w:r>
      <w:r w:rsidR="00E735E6" w:rsidRPr="0079397B">
        <w:rPr>
          <w:rFonts w:ascii="Arial" w:hAnsi="Arial" w:cs="Arial"/>
          <w:b/>
          <w:bCs/>
        </w:rPr>
        <w:t xml:space="preserve"> </w:t>
      </w:r>
      <w:proofErr w:type="spellStart"/>
      <w:r w:rsidRPr="0079397B">
        <w:rPr>
          <w:rFonts w:ascii="Arial" w:hAnsi="Arial" w:cs="Arial"/>
        </w:rPr>
        <w:t>FlyRig</w:t>
      </w:r>
      <w:proofErr w:type="spellEnd"/>
      <w:r w:rsidRPr="0079397B">
        <w:rPr>
          <w:rFonts w:ascii="Arial" w:hAnsi="Arial" w:cs="Arial"/>
        </w:rPr>
        <w:t xml:space="preserve"> software controls </w:t>
      </w:r>
      <w:proofErr w:type="spellStart"/>
      <w:r w:rsidRPr="0079397B">
        <w:rPr>
          <w:rFonts w:ascii="Arial" w:hAnsi="Arial" w:cs="Arial"/>
        </w:rPr>
        <w:t>photostimulation</w:t>
      </w:r>
      <w:proofErr w:type="spellEnd"/>
      <w:r w:rsidRPr="0079397B">
        <w:rPr>
          <w:rFonts w:ascii="Arial" w:hAnsi="Arial" w:cs="Arial"/>
        </w:rPr>
        <w:t xml:space="preserve"> and records videos of fly behavior. A central window provides a view of the recording. </w:t>
      </w:r>
      <w:r w:rsidR="005144B3" w:rsidRPr="0079397B">
        <w:rPr>
          <w:rFonts w:ascii="Arial" w:hAnsi="Arial" w:cs="Arial"/>
        </w:rPr>
        <w:t>The</w:t>
      </w:r>
      <w:r w:rsidRPr="0079397B">
        <w:rPr>
          <w:rFonts w:ascii="Arial" w:hAnsi="Arial" w:cs="Arial"/>
        </w:rPr>
        <w:t xml:space="preserve"> camera resolution, frame rate, exposure</w:t>
      </w:r>
      <w:r w:rsidR="006140AB" w:rsidRPr="0079397B">
        <w:rPr>
          <w:rFonts w:ascii="Arial" w:hAnsi="Arial" w:cs="Arial"/>
        </w:rPr>
        <w:t>,</w:t>
      </w:r>
      <w:r w:rsidRPr="0079397B">
        <w:rPr>
          <w:rFonts w:ascii="Arial" w:hAnsi="Arial" w:cs="Arial"/>
        </w:rPr>
        <w:t xml:space="preserve"> and </w:t>
      </w:r>
      <w:r w:rsidR="005144B3" w:rsidRPr="0079397B">
        <w:rPr>
          <w:rFonts w:ascii="Arial" w:hAnsi="Arial" w:cs="Arial"/>
        </w:rPr>
        <w:t>brightness can be adjusted in the “</w:t>
      </w:r>
      <w:r w:rsidRPr="0079397B">
        <w:rPr>
          <w:rFonts w:ascii="Arial" w:hAnsi="Arial" w:cs="Arial"/>
        </w:rPr>
        <w:t>Camera Options” window</w:t>
      </w:r>
      <w:r w:rsidR="005144B3" w:rsidRPr="0079397B">
        <w:rPr>
          <w:rFonts w:ascii="Arial" w:hAnsi="Arial" w:cs="Arial"/>
        </w:rPr>
        <w:t xml:space="preserve">. The stimulation LED </w:t>
      </w:r>
      <w:r w:rsidR="00630245" w:rsidRPr="0079397B">
        <w:rPr>
          <w:rFonts w:ascii="Arial" w:hAnsi="Arial" w:cs="Arial"/>
        </w:rPr>
        <w:t xml:space="preserve">and infrared LEDs </w:t>
      </w:r>
      <w:r w:rsidR="005144B3" w:rsidRPr="0079397B">
        <w:rPr>
          <w:rFonts w:ascii="Arial" w:hAnsi="Arial" w:cs="Arial"/>
        </w:rPr>
        <w:t xml:space="preserve">can be manually controlled in the “Manual Control” window. A set duration of light stimulation can be delivered with the “Set” button, or the user </w:t>
      </w:r>
      <w:r w:rsidR="006140AB" w:rsidRPr="0079397B">
        <w:rPr>
          <w:rFonts w:ascii="Arial" w:hAnsi="Arial" w:cs="Arial"/>
        </w:rPr>
        <w:t xml:space="preserve">can </w:t>
      </w:r>
      <w:r w:rsidR="00630245" w:rsidRPr="0079397B">
        <w:rPr>
          <w:rFonts w:ascii="Arial" w:hAnsi="Arial" w:cs="Arial"/>
        </w:rPr>
        <w:t>momentarily turn on</w:t>
      </w:r>
      <w:r w:rsidR="005144B3" w:rsidRPr="0079397B">
        <w:rPr>
          <w:rFonts w:ascii="Arial" w:hAnsi="Arial" w:cs="Arial"/>
        </w:rPr>
        <w:t xml:space="preserve"> the light by </w:t>
      </w:r>
      <w:r w:rsidR="00630245" w:rsidRPr="0079397B">
        <w:rPr>
          <w:rFonts w:ascii="Arial" w:hAnsi="Arial" w:cs="Arial"/>
        </w:rPr>
        <w:t>clicking on the</w:t>
      </w:r>
      <w:r w:rsidR="005144B3" w:rsidRPr="0079397B">
        <w:rPr>
          <w:rFonts w:ascii="Arial" w:hAnsi="Arial" w:cs="Arial"/>
        </w:rPr>
        <w:t xml:space="preserve"> “Momentary” button. </w:t>
      </w:r>
      <w:r w:rsidR="00075998" w:rsidRPr="0079397B">
        <w:rPr>
          <w:rFonts w:ascii="Arial" w:hAnsi="Arial" w:cs="Arial"/>
        </w:rPr>
        <w:t xml:space="preserve">The </w:t>
      </w:r>
      <w:r w:rsidR="006C3A6C" w:rsidRPr="0079397B">
        <w:rPr>
          <w:rFonts w:ascii="Arial" w:hAnsi="Arial" w:cs="Arial"/>
        </w:rPr>
        <w:t>“</w:t>
      </w:r>
      <w:r w:rsidR="00075998" w:rsidRPr="0079397B">
        <w:rPr>
          <w:rFonts w:ascii="Arial" w:hAnsi="Arial" w:cs="Arial"/>
        </w:rPr>
        <w:t>Auto Control</w:t>
      </w:r>
      <w:r w:rsidR="006C3A6C" w:rsidRPr="0079397B">
        <w:rPr>
          <w:rFonts w:ascii="Arial" w:hAnsi="Arial" w:cs="Arial"/>
        </w:rPr>
        <w:t>” window</w:t>
      </w:r>
      <w:r w:rsidR="00075998" w:rsidRPr="0079397B">
        <w:rPr>
          <w:rFonts w:ascii="Arial" w:hAnsi="Arial" w:cs="Arial"/>
        </w:rPr>
        <w:t xml:space="preserve"> allows users to </w:t>
      </w:r>
      <w:r w:rsidR="006C3A6C" w:rsidRPr="0079397B">
        <w:rPr>
          <w:rFonts w:ascii="Arial" w:hAnsi="Arial" w:cs="Arial"/>
        </w:rPr>
        <w:t>create or upload</w:t>
      </w:r>
      <w:r w:rsidR="00075998" w:rsidRPr="0079397B">
        <w:rPr>
          <w:rFonts w:ascii="Arial" w:hAnsi="Arial" w:cs="Arial"/>
        </w:rPr>
        <w:t xml:space="preserve"> a more complex sequence of light stimulations which is synchronized to the start of the video recording.</w:t>
      </w:r>
    </w:p>
    <w:p w14:paraId="4CC3BE78" w14:textId="77777777" w:rsidR="00A31F95" w:rsidRPr="0079397B" w:rsidRDefault="00A31F95">
      <w:pPr>
        <w:rPr>
          <w:rFonts w:ascii="Arial" w:hAnsi="Arial" w:cs="Arial"/>
        </w:rPr>
      </w:pPr>
      <w:r w:rsidRPr="0079397B">
        <w:rPr>
          <w:rFonts w:ascii="Arial" w:hAnsi="Arial" w:cs="Arial"/>
        </w:rPr>
        <w:br w:type="page"/>
      </w:r>
    </w:p>
    <w:p w14:paraId="572E111F" w14:textId="6FC689C4" w:rsidR="00653388" w:rsidRPr="0079397B" w:rsidRDefault="00A31F95" w:rsidP="00DB1173">
      <w:pPr>
        <w:spacing w:line="360" w:lineRule="auto"/>
        <w:rPr>
          <w:rFonts w:ascii="Arial" w:hAnsi="Arial" w:cs="Arial"/>
        </w:rPr>
      </w:pPr>
      <w:r w:rsidRPr="0079397B">
        <w:rPr>
          <w:rFonts w:ascii="Arial" w:hAnsi="Arial" w:cs="Arial"/>
          <w:noProof/>
        </w:rPr>
        <w:lastRenderedPageBreak/>
        <w:drawing>
          <wp:inline distT="0" distB="0" distL="0" distR="0" wp14:anchorId="2EA01978" wp14:editId="76D1C1AC">
            <wp:extent cx="5905269" cy="1764792"/>
            <wp:effectExtent l="0" t="0" r="635" b="635"/>
            <wp:docPr id="7340232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23269"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70888" cy="1784402"/>
                    </a:xfrm>
                    <a:prstGeom prst="rect">
                      <a:avLst/>
                    </a:prstGeom>
                  </pic:spPr>
                </pic:pic>
              </a:graphicData>
            </a:graphic>
          </wp:inline>
        </w:drawing>
      </w:r>
    </w:p>
    <w:p w14:paraId="3D8725D7" w14:textId="02FF5A42" w:rsidR="00A31F95" w:rsidRPr="0079397B" w:rsidRDefault="00516D34" w:rsidP="00C84CA3">
      <w:pPr>
        <w:spacing w:line="360" w:lineRule="auto"/>
        <w:rPr>
          <w:rFonts w:ascii="Arial" w:hAnsi="Arial" w:cs="Arial"/>
        </w:rPr>
      </w:pPr>
      <w:r w:rsidRPr="0079397B">
        <w:rPr>
          <w:rFonts w:ascii="Arial" w:hAnsi="Arial" w:cs="Arial"/>
          <w:i/>
          <w:iCs/>
        </w:rPr>
        <w:t xml:space="preserve">Figure </w:t>
      </w:r>
      <w:r w:rsidR="00653388" w:rsidRPr="0079397B">
        <w:rPr>
          <w:rFonts w:ascii="Arial" w:hAnsi="Arial" w:cs="Arial"/>
          <w:i/>
          <w:iCs/>
        </w:rPr>
        <w:t>4</w:t>
      </w:r>
      <w:r w:rsidR="00E735E6" w:rsidRPr="0079397B">
        <w:rPr>
          <w:rFonts w:ascii="Arial" w:hAnsi="Arial" w:cs="Arial"/>
          <w:i/>
          <w:iCs/>
        </w:rPr>
        <w:t>.</w:t>
      </w:r>
      <w:r w:rsidRPr="0079397B">
        <w:rPr>
          <w:rFonts w:ascii="Arial" w:hAnsi="Arial" w:cs="Arial"/>
        </w:rPr>
        <w:t xml:space="preserve"> </w:t>
      </w:r>
      <w:r w:rsidR="00F2228D" w:rsidRPr="0079397B">
        <w:rPr>
          <w:rFonts w:ascii="Arial" w:hAnsi="Arial" w:cs="Arial"/>
        </w:rPr>
        <w:t>Automated behavior scores of s</w:t>
      </w:r>
      <w:r w:rsidR="00B465B2" w:rsidRPr="0079397B">
        <w:rPr>
          <w:rFonts w:ascii="Arial" w:hAnsi="Arial" w:cs="Arial"/>
        </w:rPr>
        <w:t>tudent data from o</w:t>
      </w:r>
      <w:r w:rsidR="00C84CA3" w:rsidRPr="0079397B">
        <w:rPr>
          <w:rFonts w:ascii="Arial" w:hAnsi="Arial" w:cs="Arial"/>
        </w:rPr>
        <w:t>ptogenetic activation of P1 neurons</w:t>
      </w:r>
      <w:r w:rsidR="00E735E6" w:rsidRPr="0079397B">
        <w:rPr>
          <w:rFonts w:ascii="Arial" w:hAnsi="Arial" w:cs="Arial"/>
        </w:rPr>
        <w:t xml:space="preserve">. </w:t>
      </w:r>
      <w:r w:rsidR="000B219F" w:rsidRPr="0079397B">
        <w:rPr>
          <w:rFonts w:ascii="Arial" w:hAnsi="Arial" w:cs="Arial"/>
        </w:rPr>
        <w:t xml:space="preserve">Optogenetic stimulation of P1 neurons in male pairs promotes courtship during activation and aggression after. </w:t>
      </w:r>
      <w:r w:rsidR="000B219F" w:rsidRPr="0079397B">
        <w:rPr>
          <w:rFonts w:ascii="Arial" w:hAnsi="Arial" w:cs="Arial"/>
          <w:i/>
          <w:iCs/>
        </w:rPr>
        <w:t>BDPG4U&gt;</w:t>
      </w:r>
      <w:proofErr w:type="spellStart"/>
      <w:r w:rsidR="000B219F" w:rsidRPr="0079397B">
        <w:rPr>
          <w:rFonts w:ascii="Arial" w:hAnsi="Arial" w:cs="Arial"/>
          <w:i/>
          <w:iCs/>
        </w:rPr>
        <w:t>CsChrimson</w:t>
      </w:r>
      <w:proofErr w:type="spellEnd"/>
      <w:r w:rsidR="000B219F" w:rsidRPr="0079397B">
        <w:rPr>
          <w:rFonts w:ascii="Arial" w:hAnsi="Arial" w:cs="Arial"/>
        </w:rPr>
        <w:t xml:space="preserve"> (open bars) or </w:t>
      </w:r>
      <w:r w:rsidR="000B219F" w:rsidRPr="0079397B">
        <w:rPr>
          <w:rFonts w:ascii="Arial" w:hAnsi="Arial" w:cs="Arial"/>
          <w:i/>
          <w:iCs/>
        </w:rPr>
        <w:t>P1</w:t>
      </w:r>
      <w:r w:rsidR="000B219F" w:rsidRPr="0079397B">
        <w:rPr>
          <w:rFonts w:ascii="Arial" w:hAnsi="Arial" w:cs="Arial"/>
          <w:i/>
          <w:iCs/>
          <w:vertAlign w:val="superscript"/>
        </w:rPr>
        <w:t>a</w:t>
      </w:r>
      <w:r w:rsidR="000B219F" w:rsidRPr="0079397B">
        <w:rPr>
          <w:rFonts w:ascii="Arial" w:hAnsi="Arial" w:cs="Arial"/>
          <w:i/>
          <w:iCs/>
        </w:rPr>
        <w:t>&gt;</w:t>
      </w:r>
      <w:proofErr w:type="spellStart"/>
      <w:r w:rsidR="000B219F" w:rsidRPr="0079397B">
        <w:rPr>
          <w:rFonts w:ascii="Arial" w:hAnsi="Arial" w:cs="Arial"/>
          <w:i/>
          <w:iCs/>
        </w:rPr>
        <w:t>CsChrimson</w:t>
      </w:r>
      <w:proofErr w:type="spellEnd"/>
      <w:r w:rsidR="000B219F" w:rsidRPr="0079397B">
        <w:rPr>
          <w:rFonts w:ascii="Arial" w:hAnsi="Arial" w:cs="Arial"/>
        </w:rPr>
        <w:t xml:space="preserve"> (filled bars) males were </w:t>
      </w:r>
      <w:proofErr w:type="spellStart"/>
      <w:r w:rsidR="000B219F" w:rsidRPr="0079397B">
        <w:rPr>
          <w:rFonts w:ascii="Arial" w:hAnsi="Arial" w:cs="Arial"/>
        </w:rPr>
        <w:t>photostimulated</w:t>
      </w:r>
      <w:proofErr w:type="spellEnd"/>
      <w:r w:rsidR="000B219F" w:rsidRPr="0079397B">
        <w:rPr>
          <w:rFonts w:ascii="Arial" w:hAnsi="Arial" w:cs="Arial"/>
        </w:rPr>
        <w:t xml:space="preserve"> for 1 minute with 655 nm light at </w:t>
      </w:r>
      <w:r w:rsidR="00AA541A" w:rsidRPr="0079397B">
        <w:rPr>
          <w:rFonts w:ascii="Arial" w:hAnsi="Arial" w:cs="Arial"/>
        </w:rPr>
        <w:t>30</w:t>
      </w:r>
      <w:r w:rsidR="000B219F" w:rsidRPr="0079397B">
        <w:rPr>
          <w:rFonts w:ascii="Arial" w:hAnsi="Arial" w:cs="Arial"/>
        </w:rPr>
        <w:t xml:space="preserve"> Hz</w:t>
      </w:r>
      <w:r w:rsidR="006140AB" w:rsidRPr="0079397B">
        <w:rPr>
          <w:rFonts w:ascii="Arial" w:hAnsi="Arial" w:cs="Arial"/>
        </w:rPr>
        <w:t>,</w:t>
      </w:r>
      <w:r w:rsidR="000B219F" w:rsidRPr="0079397B">
        <w:rPr>
          <w:rFonts w:ascii="Arial" w:hAnsi="Arial" w:cs="Arial"/>
        </w:rPr>
        <w:t xml:space="preserve"> followed by 2 minutes of no light. </w:t>
      </w:r>
      <w:r w:rsidR="00AA541A" w:rsidRPr="0079397B">
        <w:rPr>
          <w:rFonts w:ascii="Arial" w:hAnsi="Arial" w:cs="Arial"/>
        </w:rPr>
        <w:t xml:space="preserve">(A) </w:t>
      </w:r>
      <w:r w:rsidR="000B219F" w:rsidRPr="0079397B">
        <w:rPr>
          <w:rFonts w:ascii="Arial" w:hAnsi="Arial" w:cs="Arial"/>
        </w:rPr>
        <w:t>Frequency of</w:t>
      </w:r>
      <w:r w:rsidR="00AA541A" w:rsidRPr="0079397B">
        <w:rPr>
          <w:rFonts w:ascii="Arial" w:hAnsi="Arial" w:cs="Arial"/>
        </w:rPr>
        <w:t xml:space="preserve"> wing extensions by solitary males during </w:t>
      </w:r>
      <w:proofErr w:type="spellStart"/>
      <w:r w:rsidR="00AA541A" w:rsidRPr="0079397B">
        <w:rPr>
          <w:rFonts w:ascii="Arial" w:hAnsi="Arial" w:cs="Arial"/>
        </w:rPr>
        <w:t>photostimulation</w:t>
      </w:r>
      <w:proofErr w:type="spellEnd"/>
      <w:r w:rsidR="00AA541A" w:rsidRPr="0079397B">
        <w:rPr>
          <w:rFonts w:ascii="Arial" w:hAnsi="Arial" w:cs="Arial"/>
        </w:rPr>
        <w:t xml:space="preserve"> (ON) and after </w:t>
      </w:r>
      <w:proofErr w:type="spellStart"/>
      <w:r w:rsidR="00AA541A" w:rsidRPr="0079397B">
        <w:rPr>
          <w:rFonts w:ascii="Arial" w:hAnsi="Arial" w:cs="Arial"/>
        </w:rPr>
        <w:t>photosimulation</w:t>
      </w:r>
      <w:proofErr w:type="spellEnd"/>
      <w:r w:rsidR="00AA541A" w:rsidRPr="0079397B">
        <w:rPr>
          <w:rFonts w:ascii="Arial" w:hAnsi="Arial" w:cs="Arial"/>
        </w:rPr>
        <w:t xml:space="preserve"> (OFF). </w:t>
      </w:r>
      <w:ins w:id="66" w:author="Eric Hoopfer" w:date="2025-11-06T11:55:00Z" w16du:dateUtc="2025-11-06T17:55:00Z">
        <w:r w:rsidR="00215AAE" w:rsidRPr="0079397B">
          <w:rPr>
            <w:rFonts w:ascii="Arial" w:hAnsi="Arial" w:cs="Arial"/>
          </w:rPr>
          <w:t>n = 7 &amp; 6 flies for BDPG4U &amp; P1</w:t>
        </w:r>
        <w:r w:rsidR="00215AAE" w:rsidRPr="0079397B">
          <w:rPr>
            <w:rFonts w:ascii="Arial" w:hAnsi="Arial" w:cs="Arial"/>
            <w:vertAlign w:val="superscript"/>
          </w:rPr>
          <w:t>a</w:t>
        </w:r>
        <w:r w:rsidR="00215AAE" w:rsidRPr="0079397B">
          <w:rPr>
            <w:rFonts w:ascii="Arial" w:hAnsi="Arial" w:cs="Arial"/>
          </w:rPr>
          <w:t xml:space="preserve">, respectively. </w:t>
        </w:r>
      </w:ins>
      <w:r w:rsidR="00AA541A" w:rsidRPr="0079397B">
        <w:rPr>
          <w:rFonts w:ascii="Arial" w:hAnsi="Arial" w:cs="Arial"/>
        </w:rPr>
        <w:t>(B) Frequency of</w:t>
      </w:r>
      <w:r w:rsidR="000B219F" w:rsidRPr="0079397B">
        <w:rPr>
          <w:rFonts w:ascii="Arial" w:hAnsi="Arial" w:cs="Arial"/>
        </w:rPr>
        <w:t xml:space="preserve"> lunging (</w:t>
      </w:r>
      <w:r w:rsidR="00AA541A" w:rsidRPr="0079397B">
        <w:rPr>
          <w:rFonts w:ascii="Arial" w:hAnsi="Arial" w:cs="Arial"/>
          <w:i/>
          <w:iCs/>
        </w:rPr>
        <w:t>left</w:t>
      </w:r>
      <w:r w:rsidR="000B219F" w:rsidRPr="0079397B">
        <w:rPr>
          <w:rFonts w:ascii="Arial" w:hAnsi="Arial" w:cs="Arial"/>
        </w:rPr>
        <w:t xml:space="preserve">) and wing </w:t>
      </w:r>
      <w:r w:rsidR="00AA541A" w:rsidRPr="0079397B">
        <w:rPr>
          <w:rFonts w:ascii="Arial" w:hAnsi="Arial" w:cs="Arial"/>
        </w:rPr>
        <w:t>extensions</w:t>
      </w:r>
      <w:r w:rsidR="000B219F" w:rsidRPr="0079397B">
        <w:rPr>
          <w:rFonts w:ascii="Arial" w:hAnsi="Arial" w:cs="Arial"/>
        </w:rPr>
        <w:t xml:space="preserve"> (</w:t>
      </w:r>
      <w:r w:rsidR="00AA541A" w:rsidRPr="0079397B">
        <w:rPr>
          <w:rFonts w:ascii="Arial" w:hAnsi="Arial" w:cs="Arial"/>
          <w:i/>
          <w:iCs/>
        </w:rPr>
        <w:t>right</w:t>
      </w:r>
      <w:r w:rsidR="000B219F" w:rsidRPr="0079397B">
        <w:rPr>
          <w:rFonts w:ascii="Arial" w:hAnsi="Arial" w:cs="Arial"/>
        </w:rPr>
        <w:t xml:space="preserve">) </w:t>
      </w:r>
      <w:r w:rsidR="00AA541A" w:rsidRPr="0079397B">
        <w:rPr>
          <w:rFonts w:ascii="Arial" w:hAnsi="Arial" w:cs="Arial"/>
        </w:rPr>
        <w:t>by pairs of males during and after</w:t>
      </w:r>
      <w:r w:rsidR="00C84CA3" w:rsidRPr="0079397B">
        <w:rPr>
          <w:rFonts w:ascii="Arial" w:hAnsi="Arial" w:cs="Arial"/>
        </w:rPr>
        <w:t xml:space="preserve"> </w:t>
      </w:r>
      <w:proofErr w:type="spellStart"/>
      <w:r w:rsidR="00C84CA3" w:rsidRPr="0079397B">
        <w:rPr>
          <w:rFonts w:ascii="Arial" w:hAnsi="Arial" w:cs="Arial"/>
        </w:rPr>
        <w:t>photostimulation</w:t>
      </w:r>
      <w:proofErr w:type="spellEnd"/>
      <w:r w:rsidR="00C84CA3" w:rsidRPr="0079397B">
        <w:rPr>
          <w:rFonts w:ascii="Arial" w:hAnsi="Arial" w:cs="Arial"/>
        </w:rPr>
        <w:t xml:space="preserve">. </w:t>
      </w:r>
      <w:ins w:id="67" w:author="Eric Hoopfer" w:date="2025-11-06T11:55:00Z" w16du:dateUtc="2025-11-06T17:55:00Z">
        <w:r w:rsidR="00215AAE" w:rsidRPr="0079397B">
          <w:rPr>
            <w:rFonts w:ascii="Arial" w:hAnsi="Arial" w:cs="Arial"/>
          </w:rPr>
          <w:t>n = 7 pairs for BDPG4U and P1</w:t>
        </w:r>
        <w:r w:rsidR="00215AAE" w:rsidRPr="0079397B">
          <w:rPr>
            <w:rFonts w:ascii="Arial" w:hAnsi="Arial" w:cs="Arial"/>
            <w:vertAlign w:val="superscript"/>
          </w:rPr>
          <w:t>a</w:t>
        </w:r>
        <w:r w:rsidR="00215AAE" w:rsidRPr="0079397B">
          <w:rPr>
            <w:rFonts w:ascii="Arial" w:hAnsi="Arial" w:cs="Arial"/>
          </w:rPr>
          <w:t xml:space="preserve">. </w:t>
        </w:r>
      </w:ins>
      <w:r w:rsidR="000B219F" w:rsidRPr="0079397B">
        <w:rPr>
          <w:rFonts w:ascii="Arial" w:hAnsi="Arial" w:cs="Arial"/>
        </w:rPr>
        <w:t>Boxplots show the media</w:t>
      </w:r>
      <w:r w:rsidR="00AA541A" w:rsidRPr="0079397B">
        <w:rPr>
          <w:rFonts w:ascii="Arial" w:hAnsi="Arial" w:cs="Arial"/>
        </w:rPr>
        <w:t>n</w:t>
      </w:r>
      <w:r w:rsidR="000B219F" w:rsidRPr="0079397B">
        <w:rPr>
          <w:rFonts w:ascii="Arial" w:hAnsi="Arial" w:cs="Arial"/>
        </w:rPr>
        <w:t xml:space="preserve"> (line) and 25-75% of the data</w:t>
      </w:r>
      <w:r w:rsidR="00AA541A" w:rsidRPr="0079397B">
        <w:rPr>
          <w:rFonts w:ascii="Arial" w:hAnsi="Arial" w:cs="Arial"/>
        </w:rPr>
        <w:t xml:space="preserve"> (box)</w:t>
      </w:r>
      <w:r w:rsidR="000B219F" w:rsidRPr="0079397B">
        <w:rPr>
          <w:rFonts w:ascii="Arial" w:hAnsi="Arial" w:cs="Arial"/>
        </w:rPr>
        <w:t xml:space="preserve"> with whiskers spanning 5-95% of the data. Asterisks represent </w:t>
      </w:r>
      <w:r w:rsidR="00AA541A" w:rsidRPr="0079397B">
        <w:rPr>
          <w:rFonts w:ascii="Arial" w:hAnsi="Arial" w:cs="Arial"/>
        </w:rPr>
        <w:t xml:space="preserve">p value &lt; 0.05 from </w:t>
      </w:r>
      <w:r w:rsidR="006140AB" w:rsidRPr="0079397B">
        <w:rPr>
          <w:rFonts w:ascii="Arial" w:hAnsi="Arial" w:cs="Arial"/>
        </w:rPr>
        <w:t xml:space="preserve">a </w:t>
      </w:r>
      <w:r w:rsidR="000B219F" w:rsidRPr="0079397B">
        <w:rPr>
          <w:rFonts w:ascii="Arial" w:hAnsi="Arial" w:cs="Arial"/>
        </w:rPr>
        <w:t xml:space="preserve">Mann-Whitney U-test comparing </w:t>
      </w:r>
      <w:r w:rsidR="000B219F" w:rsidRPr="0079397B">
        <w:rPr>
          <w:rFonts w:ascii="Arial" w:hAnsi="Arial" w:cs="Arial"/>
          <w:i/>
          <w:iCs/>
        </w:rPr>
        <w:t>BDPG4U</w:t>
      </w:r>
      <w:r w:rsidR="000B219F" w:rsidRPr="0079397B">
        <w:rPr>
          <w:rFonts w:ascii="Arial" w:hAnsi="Arial" w:cs="Arial"/>
        </w:rPr>
        <w:t xml:space="preserve"> and </w:t>
      </w:r>
      <w:r w:rsidR="000B219F" w:rsidRPr="0079397B">
        <w:rPr>
          <w:rFonts w:ascii="Arial" w:hAnsi="Arial" w:cs="Arial"/>
          <w:i/>
          <w:iCs/>
        </w:rPr>
        <w:t>P1</w:t>
      </w:r>
      <w:r w:rsidR="000B219F" w:rsidRPr="0079397B">
        <w:rPr>
          <w:rFonts w:ascii="Arial" w:hAnsi="Arial" w:cs="Arial"/>
          <w:i/>
          <w:iCs/>
          <w:vertAlign w:val="superscript"/>
        </w:rPr>
        <w:t>a</w:t>
      </w:r>
      <w:r w:rsidR="00AA541A" w:rsidRPr="0079397B">
        <w:rPr>
          <w:rFonts w:ascii="Arial" w:hAnsi="Arial" w:cs="Arial"/>
        </w:rPr>
        <w:t xml:space="preserve"> males.</w:t>
      </w:r>
    </w:p>
    <w:p w14:paraId="01819113" w14:textId="77777777" w:rsidR="00A31F95" w:rsidRPr="0079397B" w:rsidRDefault="00A31F95">
      <w:pPr>
        <w:rPr>
          <w:rFonts w:ascii="Arial" w:hAnsi="Arial" w:cs="Arial"/>
        </w:rPr>
      </w:pPr>
      <w:r w:rsidRPr="0079397B">
        <w:rPr>
          <w:rFonts w:ascii="Arial" w:hAnsi="Arial" w:cs="Arial"/>
        </w:rPr>
        <w:br w:type="page"/>
      </w:r>
    </w:p>
    <w:tbl>
      <w:tblPr>
        <w:tblStyle w:val="TableGrid"/>
        <w:tblW w:w="101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7380"/>
      </w:tblGrid>
      <w:tr w:rsidR="00FD3DC0" w:rsidRPr="0079397B" w14:paraId="0B1CEEED" w14:textId="77777777" w:rsidTr="00FD3DC0">
        <w:trPr>
          <w:trHeight w:val="261"/>
        </w:trPr>
        <w:tc>
          <w:tcPr>
            <w:tcW w:w="2790" w:type="dxa"/>
            <w:tcBorders>
              <w:bottom w:val="single" w:sz="4" w:space="0" w:color="auto"/>
            </w:tcBorders>
          </w:tcPr>
          <w:p w14:paraId="123CCC63" w14:textId="77777777" w:rsidR="00FD3DC0" w:rsidRPr="0079397B" w:rsidRDefault="00FD3DC0" w:rsidP="008579B9">
            <w:pPr>
              <w:rPr>
                <w:rFonts w:ascii="Arial" w:hAnsi="Arial" w:cs="Arial"/>
                <w:b/>
                <w:bCs/>
                <w:sz w:val="18"/>
                <w:szCs w:val="18"/>
              </w:rPr>
            </w:pPr>
          </w:p>
          <w:p w14:paraId="666CC87A" w14:textId="33B3C296" w:rsidR="001D777B" w:rsidRPr="0079397B" w:rsidRDefault="001D777B" w:rsidP="008579B9">
            <w:pPr>
              <w:rPr>
                <w:rFonts w:ascii="Arial" w:hAnsi="Arial" w:cs="Arial"/>
                <w:b/>
                <w:bCs/>
                <w:sz w:val="18"/>
                <w:szCs w:val="18"/>
              </w:rPr>
            </w:pPr>
            <w:r w:rsidRPr="0079397B">
              <w:rPr>
                <w:rFonts w:ascii="Arial" w:hAnsi="Arial" w:cs="Arial"/>
                <w:b/>
                <w:bCs/>
                <w:sz w:val="18"/>
                <w:szCs w:val="18"/>
              </w:rPr>
              <w:t>Aggressive behaviors</w:t>
            </w:r>
          </w:p>
        </w:tc>
        <w:tc>
          <w:tcPr>
            <w:tcW w:w="7380" w:type="dxa"/>
            <w:tcBorders>
              <w:bottom w:val="single" w:sz="4" w:space="0" w:color="auto"/>
            </w:tcBorders>
          </w:tcPr>
          <w:p w14:paraId="7653E249" w14:textId="77777777" w:rsidR="001D777B" w:rsidRPr="0079397B" w:rsidRDefault="001D777B" w:rsidP="008579B9">
            <w:pPr>
              <w:rPr>
                <w:rFonts w:ascii="Arial" w:hAnsi="Arial" w:cs="Arial"/>
                <w:b/>
                <w:bCs/>
                <w:sz w:val="18"/>
                <w:szCs w:val="18"/>
              </w:rPr>
            </w:pPr>
          </w:p>
        </w:tc>
      </w:tr>
      <w:tr w:rsidR="00FD3DC0" w:rsidRPr="0079397B" w14:paraId="7901BDFC" w14:textId="77777777" w:rsidTr="00FD3DC0">
        <w:trPr>
          <w:trHeight w:val="296"/>
        </w:trPr>
        <w:tc>
          <w:tcPr>
            <w:tcW w:w="2790" w:type="dxa"/>
            <w:tcBorders>
              <w:top w:val="single" w:sz="4" w:space="0" w:color="auto"/>
            </w:tcBorders>
          </w:tcPr>
          <w:p w14:paraId="7006BCDB" w14:textId="77777777" w:rsidR="001D777B" w:rsidRPr="0079397B" w:rsidRDefault="001D777B" w:rsidP="008579B9">
            <w:pPr>
              <w:rPr>
                <w:rFonts w:ascii="Arial" w:hAnsi="Arial" w:cs="Arial"/>
                <w:sz w:val="18"/>
                <w:szCs w:val="18"/>
              </w:rPr>
            </w:pPr>
            <w:r w:rsidRPr="0079397B">
              <w:rPr>
                <w:rFonts w:ascii="Arial" w:hAnsi="Arial" w:cs="Arial"/>
                <w:sz w:val="18"/>
                <w:szCs w:val="18"/>
              </w:rPr>
              <w:t>Chasing</w:t>
            </w:r>
          </w:p>
        </w:tc>
        <w:tc>
          <w:tcPr>
            <w:tcW w:w="7380" w:type="dxa"/>
            <w:tcBorders>
              <w:top w:val="single" w:sz="4" w:space="0" w:color="auto"/>
            </w:tcBorders>
          </w:tcPr>
          <w:p w14:paraId="4D8817B1" w14:textId="77777777" w:rsidR="001D777B" w:rsidRPr="0079397B" w:rsidRDefault="001D777B" w:rsidP="008579B9">
            <w:pPr>
              <w:rPr>
                <w:rFonts w:ascii="Arial" w:hAnsi="Arial" w:cs="Arial"/>
                <w:sz w:val="18"/>
                <w:szCs w:val="18"/>
              </w:rPr>
            </w:pPr>
            <w:r w:rsidRPr="0079397B">
              <w:rPr>
                <w:rFonts w:ascii="Arial" w:hAnsi="Arial" w:cs="Arial"/>
                <w:sz w:val="18"/>
                <w:szCs w:val="18"/>
              </w:rPr>
              <w:t>Male rapidly pursues the other fly.</w:t>
            </w:r>
          </w:p>
        </w:tc>
      </w:tr>
      <w:tr w:rsidR="00FD3DC0" w:rsidRPr="0079397B" w14:paraId="7969EB01" w14:textId="77777777" w:rsidTr="00FD3DC0">
        <w:trPr>
          <w:trHeight w:val="513"/>
        </w:trPr>
        <w:tc>
          <w:tcPr>
            <w:tcW w:w="2790" w:type="dxa"/>
          </w:tcPr>
          <w:p w14:paraId="52E260D6" w14:textId="77777777" w:rsidR="001D777B" w:rsidRPr="0079397B" w:rsidRDefault="001D777B" w:rsidP="008579B9">
            <w:pPr>
              <w:rPr>
                <w:rFonts w:ascii="Arial" w:hAnsi="Arial" w:cs="Arial"/>
                <w:sz w:val="18"/>
                <w:szCs w:val="18"/>
              </w:rPr>
            </w:pPr>
            <w:r w:rsidRPr="0079397B">
              <w:rPr>
                <w:rFonts w:ascii="Arial" w:hAnsi="Arial" w:cs="Arial"/>
                <w:sz w:val="18"/>
                <w:szCs w:val="18"/>
              </w:rPr>
              <w:t>Wing threat*</w:t>
            </w:r>
          </w:p>
        </w:tc>
        <w:tc>
          <w:tcPr>
            <w:tcW w:w="7380" w:type="dxa"/>
          </w:tcPr>
          <w:p w14:paraId="51A9C7FC" w14:textId="77777777" w:rsidR="001D777B" w:rsidRPr="0079397B" w:rsidRDefault="001D777B" w:rsidP="008579B9">
            <w:pPr>
              <w:rPr>
                <w:rFonts w:ascii="Arial" w:hAnsi="Arial" w:cs="Arial"/>
                <w:sz w:val="18"/>
                <w:szCs w:val="18"/>
              </w:rPr>
            </w:pPr>
            <w:r w:rsidRPr="0079397B">
              <w:rPr>
                <w:rFonts w:ascii="Arial" w:hAnsi="Arial" w:cs="Arial"/>
                <w:sz w:val="18"/>
                <w:szCs w:val="18"/>
              </w:rPr>
              <w:t>Male briefly charges forward with both wings thrust forward and raises its wings at a 45-degree angle.</w:t>
            </w:r>
          </w:p>
        </w:tc>
      </w:tr>
      <w:tr w:rsidR="00FD3DC0" w:rsidRPr="0079397B" w14:paraId="13D6F494" w14:textId="77777777" w:rsidTr="00FD3DC0">
        <w:trPr>
          <w:trHeight w:val="288"/>
        </w:trPr>
        <w:tc>
          <w:tcPr>
            <w:tcW w:w="2790" w:type="dxa"/>
          </w:tcPr>
          <w:p w14:paraId="6F698B1C" w14:textId="77777777" w:rsidR="001D777B" w:rsidRPr="0079397B" w:rsidRDefault="001D777B" w:rsidP="008579B9">
            <w:pPr>
              <w:rPr>
                <w:rFonts w:ascii="Arial" w:hAnsi="Arial" w:cs="Arial"/>
                <w:sz w:val="18"/>
                <w:szCs w:val="18"/>
              </w:rPr>
            </w:pPr>
            <w:r w:rsidRPr="0079397B">
              <w:rPr>
                <w:rFonts w:ascii="Arial" w:hAnsi="Arial" w:cs="Arial"/>
                <w:sz w:val="18"/>
                <w:szCs w:val="18"/>
              </w:rPr>
              <w:t>Lunging*</w:t>
            </w:r>
          </w:p>
        </w:tc>
        <w:tc>
          <w:tcPr>
            <w:tcW w:w="7380" w:type="dxa"/>
          </w:tcPr>
          <w:p w14:paraId="3F0A93DA" w14:textId="298DC16B" w:rsidR="001D777B" w:rsidRPr="0079397B" w:rsidRDefault="001D777B" w:rsidP="008579B9">
            <w:pPr>
              <w:rPr>
                <w:rFonts w:ascii="Arial" w:hAnsi="Arial" w:cs="Arial"/>
                <w:sz w:val="18"/>
                <w:szCs w:val="18"/>
              </w:rPr>
            </w:pPr>
            <w:r w:rsidRPr="0079397B">
              <w:rPr>
                <w:rFonts w:ascii="Arial" w:hAnsi="Arial" w:cs="Arial"/>
                <w:sz w:val="18"/>
                <w:szCs w:val="18"/>
              </w:rPr>
              <w:t xml:space="preserve">Male rears up on its </w:t>
            </w:r>
            <w:r w:rsidR="006140AB" w:rsidRPr="0079397B">
              <w:rPr>
                <w:rFonts w:ascii="Arial" w:hAnsi="Arial" w:cs="Arial"/>
                <w:sz w:val="18"/>
                <w:szCs w:val="18"/>
              </w:rPr>
              <w:t>hind legs</w:t>
            </w:r>
            <w:r w:rsidRPr="0079397B">
              <w:rPr>
                <w:rFonts w:ascii="Arial" w:hAnsi="Arial" w:cs="Arial"/>
                <w:sz w:val="18"/>
                <w:szCs w:val="18"/>
              </w:rPr>
              <w:t xml:space="preserve"> and snaps down onto the other fly.</w:t>
            </w:r>
          </w:p>
        </w:tc>
      </w:tr>
      <w:tr w:rsidR="00FD3DC0" w:rsidRPr="0079397B" w14:paraId="112D96E5" w14:textId="77777777" w:rsidTr="00FD3DC0">
        <w:tc>
          <w:tcPr>
            <w:tcW w:w="2790" w:type="dxa"/>
          </w:tcPr>
          <w:p w14:paraId="38719833" w14:textId="77777777" w:rsidR="001D777B" w:rsidRPr="0079397B" w:rsidRDefault="001D777B" w:rsidP="008579B9">
            <w:pPr>
              <w:rPr>
                <w:rFonts w:ascii="Arial" w:hAnsi="Arial" w:cs="Arial"/>
                <w:sz w:val="18"/>
                <w:szCs w:val="18"/>
              </w:rPr>
            </w:pPr>
            <w:r w:rsidRPr="0079397B">
              <w:rPr>
                <w:rFonts w:ascii="Arial" w:hAnsi="Arial" w:cs="Arial"/>
                <w:sz w:val="18"/>
                <w:szCs w:val="18"/>
              </w:rPr>
              <w:t>Tussling/Boxing*</w:t>
            </w:r>
          </w:p>
        </w:tc>
        <w:tc>
          <w:tcPr>
            <w:tcW w:w="7380" w:type="dxa"/>
          </w:tcPr>
          <w:p w14:paraId="78E8AC79" w14:textId="18A92464" w:rsidR="001D777B" w:rsidRPr="0079397B" w:rsidRDefault="001D777B" w:rsidP="008579B9">
            <w:pPr>
              <w:rPr>
                <w:rFonts w:ascii="Arial" w:hAnsi="Arial" w:cs="Arial"/>
                <w:sz w:val="18"/>
                <w:szCs w:val="18"/>
              </w:rPr>
            </w:pPr>
            <w:r w:rsidRPr="0079397B">
              <w:rPr>
                <w:rFonts w:ascii="Arial" w:hAnsi="Arial" w:cs="Arial"/>
                <w:sz w:val="18"/>
                <w:szCs w:val="18"/>
              </w:rPr>
              <w:t>Two males rise on</w:t>
            </w:r>
            <w:r w:rsidR="006140AB" w:rsidRPr="0079397B">
              <w:rPr>
                <w:rFonts w:ascii="Arial" w:hAnsi="Arial" w:cs="Arial"/>
                <w:sz w:val="18"/>
                <w:szCs w:val="18"/>
              </w:rPr>
              <w:t>to</w:t>
            </w:r>
            <w:r w:rsidRPr="0079397B">
              <w:rPr>
                <w:rFonts w:ascii="Arial" w:hAnsi="Arial" w:cs="Arial"/>
                <w:sz w:val="18"/>
                <w:szCs w:val="18"/>
              </w:rPr>
              <w:t xml:space="preserve"> </w:t>
            </w:r>
            <w:r w:rsidR="006140AB" w:rsidRPr="0079397B">
              <w:rPr>
                <w:rFonts w:ascii="Arial" w:hAnsi="Arial" w:cs="Arial"/>
                <w:sz w:val="18"/>
                <w:szCs w:val="18"/>
              </w:rPr>
              <w:t xml:space="preserve">their </w:t>
            </w:r>
            <w:r w:rsidRPr="0079397B">
              <w:rPr>
                <w:rFonts w:ascii="Arial" w:hAnsi="Arial" w:cs="Arial"/>
                <w:sz w:val="18"/>
                <w:szCs w:val="18"/>
              </w:rPr>
              <w:t xml:space="preserve">hind legs to grapple with each other and </w:t>
            </w:r>
            <w:r w:rsidR="00EA37E0" w:rsidRPr="0079397B">
              <w:rPr>
                <w:rFonts w:ascii="Arial" w:hAnsi="Arial" w:cs="Arial"/>
                <w:sz w:val="18"/>
                <w:szCs w:val="18"/>
              </w:rPr>
              <w:t xml:space="preserve">may </w:t>
            </w:r>
            <w:r w:rsidRPr="0079397B">
              <w:rPr>
                <w:rFonts w:ascii="Arial" w:hAnsi="Arial" w:cs="Arial"/>
                <w:sz w:val="18"/>
                <w:szCs w:val="18"/>
              </w:rPr>
              <w:t xml:space="preserve">box with </w:t>
            </w:r>
            <w:r w:rsidR="006140AB" w:rsidRPr="0079397B">
              <w:rPr>
                <w:rFonts w:ascii="Arial" w:hAnsi="Arial" w:cs="Arial"/>
                <w:sz w:val="18"/>
                <w:szCs w:val="18"/>
              </w:rPr>
              <w:t>their</w:t>
            </w:r>
            <w:r w:rsidRPr="0079397B">
              <w:rPr>
                <w:rFonts w:ascii="Arial" w:hAnsi="Arial" w:cs="Arial"/>
                <w:sz w:val="18"/>
                <w:szCs w:val="18"/>
              </w:rPr>
              <w:t xml:space="preserve"> forelegs.</w:t>
            </w:r>
          </w:p>
        </w:tc>
      </w:tr>
      <w:tr w:rsidR="00FD3DC0" w:rsidRPr="0079397B" w14:paraId="5781F6BB" w14:textId="77777777" w:rsidTr="00FD3DC0">
        <w:tc>
          <w:tcPr>
            <w:tcW w:w="2790" w:type="dxa"/>
          </w:tcPr>
          <w:p w14:paraId="1D02891D" w14:textId="77777777" w:rsidR="001D777B" w:rsidRPr="0079397B" w:rsidRDefault="001D777B" w:rsidP="008579B9">
            <w:pPr>
              <w:rPr>
                <w:rFonts w:ascii="Arial" w:hAnsi="Arial" w:cs="Arial"/>
                <w:sz w:val="18"/>
                <w:szCs w:val="18"/>
              </w:rPr>
            </w:pPr>
          </w:p>
        </w:tc>
        <w:tc>
          <w:tcPr>
            <w:tcW w:w="7380" w:type="dxa"/>
          </w:tcPr>
          <w:p w14:paraId="0552E0AD" w14:textId="77777777" w:rsidR="001D777B" w:rsidRPr="0079397B" w:rsidRDefault="001D777B" w:rsidP="008579B9">
            <w:pPr>
              <w:rPr>
                <w:rFonts w:ascii="Arial" w:hAnsi="Arial" w:cs="Arial"/>
                <w:sz w:val="18"/>
                <w:szCs w:val="18"/>
              </w:rPr>
            </w:pPr>
          </w:p>
        </w:tc>
      </w:tr>
      <w:tr w:rsidR="00FD3DC0" w:rsidRPr="0079397B" w14:paraId="1E38FB45" w14:textId="77777777" w:rsidTr="00FD3DC0">
        <w:tc>
          <w:tcPr>
            <w:tcW w:w="2790" w:type="dxa"/>
            <w:tcBorders>
              <w:bottom w:val="single" w:sz="4" w:space="0" w:color="auto"/>
            </w:tcBorders>
          </w:tcPr>
          <w:p w14:paraId="2FE35261" w14:textId="77777777" w:rsidR="001D777B" w:rsidRPr="0079397B" w:rsidRDefault="001D777B" w:rsidP="008579B9">
            <w:pPr>
              <w:rPr>
                <w:rFonts w:ascii="Arial" w:hAnsi="Arial" w:cs="Arial"/>
                <w:b/>
                <w:bCs/>
                <w:sz w:val="18"/>
                <w:szCs w:val="18"/>
              </w:rPr>
            </w:pPr>
            <w:r w:rsidRPr="0079397B">
              <w:rPr>
                <w:rFonts w:ascii="Arial" w:hAnsi="Arial" w:cs="Arial"/>
                <w:b/>
                <w:bCs/>
                <w:sz w:val="18"/>
                <w:szCs w:val="18"/>
              </w:rPr>
              <w:t>Courtship behaviors</w:t>
            </w:r>
          </w:p>
        </w:tc>
        <w:tc>
          <w:tcPr>
            <w:tcW w:w="7380" w:type="dxa"/>
            <w:tcBorders>
              <w:bottom w:val="single" w:sz="4" w:space="0" w:color="auto"/>
            </w:tcBorders>
          </w:tcPr>
          <w:p w14:paraId="3EDC230A" w14:textId="77777777" w:rsidR="001D777B" w:rsidRPr="0079397B" w:rsidRDefault="001D777B" w:rsidP="008579B9">
            <w:pPr>
              <w:rPr>
                <w:rFonts w:ascii="Arial" w:hAnsi="Arial" w:cs="Arial"/>
                <w:sz w:val="18"/>
                <w:szCs w:val="18"/>
              </w:rPr>
            </w:pPr>
          </w:p>
        </w:tc>
      </w:tr>
      <w:tr w:rsidR="00FD3DC0" w:rsidRPr="0079397B" w14:paraId="1C876C95" w14:textId="77777777" w:rsidTr="00FD3DC0">
        <w:trPr>
          <w:trHeight w:val="296"/>
        </w:trPr>
        <w:tc>
          <w:tcPr>
            <w:tcW w:w="2790" w:type="dxa"/>
            <w:tcBorders>
              <w:top w:val="single" w:sz="4" w:space="0" w:color="auto"/>
            </w:tcBorders>
          </w:tcPr>
          <w:p w14:paraId="0B0C483B" w14:textId="77777777" w:rsidR="001D777B" w:rsidRPr="0079397B" w:rsidRDefault="001D777B" w:rsidP="008579B9">
            <w:pPr>
              <w:rPr>
                <w:rFonts w:ascii="Arial" w:hAnsi="Arial" w:cs="Arial"/>
                <w:sz w:val="18"/>
                <w:szCs w:val="18"/>
              </w:rPr>
            </w:pPr>
            <w:r w:rsidRPr="0079397B">
              <w:rPr>
                <w:rFonts w:ascii="Arial" w:hAnsi="Arial" w:cs="Arial"/>
                <w:sz w:val="18"/>
                <w:szCs w:val="18"/>
              </w:rPr>
              <w:t xml:space="preserve">Orienting &amp; </w:t>
            </w:r>
            <w:proofErr w:type="gramStart"/>
            <w:r w:rsidRPr="0079397B">
              <w:rPr>
                <w:rFonts w:ascii="Arial" w:hAnsi="Arial" w:cs="Arial"/>
                <w:sz w:val="18"/>
                <w:szCs w:val="18"/>
              </w:rPr>
              <w:t>Following</w:t>
            </w:r>
            <w:proofErr w:type="gramEnd"/>
          </w:p>
        </w:tc>
        <w:tc>
          <w:tcPr>
            <w:tcW w:w="7380" w:type="dxa"/>
            <w:tcBorders>
              <w:top w:val="single" w:sz="4" w:space="0" w:color="auto"/>
            </w:tcBorders>
          </w:tcPr>
          <w:p w14:paraId="713BC1D1" w14:textId="77777777" w:rsidR="001D777B" w:rsidRPr="0079397B" w:rsidRDefault="001D777B" w:rsidP="008579B9">
            <w:pPr>
              <w:pStyle w:val="p1"/>
              <w:rPr>
                <w:rFonts w:ascii="Arial" w:hAnsi="Arial" w:cs="Arial"/>
              </w:rPr>
            </w:pPr>
            <w:r w:rsidRPr="0079397B">
              <w:rPr>
                <w:rFonts w:ascii="Arial" w:hAnsi="Arial" w:cs="Arial"/>
              </w:rPr>
              <w:t>Male orients its head towards the other fly and will start following it.</w:t>
            </w:r>
          </w:p>
        </w:tc>
      </w:tr>
      <w:tr w:rsidR="00FD3DC0" w:rsidRPr="0079397B" w14:paraId="55FAF23E" w14:textId="77777777" w:rsidTr="00FD3DC0">
        <w:trPr>
          <w:trHeight w:val="288"/>
        </w:trPr>
        <w:tc>
          <w:tcPr>
            <w:tcW w:w="2790" w:type="dxa"/>
          </w:tcPr>
          <w:p w14:paraId="125D5B23" w14:textId="77777777" w:rsidR="001D777B" w:rsidRPr="0079397B" w:rsidRDefault="001D777B" w:rsidP="008579B9">
            <w:pPr>
              <w:rPr>
                <w:rFonts w:ascii="Arial" w:hAnsi="Arial" w:cs="Arial"/>
                <w:sz w:val="18"/>
                <w:szCs w:val="18"/>
              </w:rPr>
            </w:pPr>
            <w:r w:rsidRPr="0079397B">
              <w:rPr>
                <w:rFonts w:ascii="Arial" w:hAnsi="Arial" w:cs="Arial"/>
                <w:sz w:val="18"/>
                <w:szCs w:val="18"/>
              </w:rPr>
              <w:t>Tapping</w:t>
            </w:r>
          </w:p>
        </w:tc>
        <w:tc>
          <w:tcPr>
            <w:tcW w:w="7380" w:type="dxa"/>
          </w:tcPr>
          <w:p w14:paraId="227DFA60" w14:textId="77777777" w:rsidR="001D777B" w:rsidRPr="0079397B" w:rsidRDefault="001D777B" w:rsidP="008579B9">
            <w:pPr>
              <w:pStyle w:val="p1"/>
              <w:rPr>
                <w:rFonts w:ascii="Arial" w:hAnsi="Arial" w:cs="Arial"/>
              </w:rPr>
            </w:pPr>
            <w:r w:rsidRPr="0079397B">
              <w:rPr>
                <w:rFonts w:ascii="Arial" w:hAnsi="Arial" w:cs="Arial"/>
              </w:rPr>
              <w:t>Male extends a foreleg and touches the abdomen of the other fly.</w:t>
            </w:r>
          </w:p>
        </w:tc>
      </w:tr>
      <w:tr w:rsidR="00FD3DC0" w:rsidRPr="0079397B" w14:paraId="7721701F" w14:textId="77777777" w:rsidTr="00FD3DC0">
        <w:trPr>
          <w:trHeight w:val="531"/>
        </w:trPr>
        <w:tc>
          <w:tcPr>
            <w:tcW w:w="2790" w:type="dxa"/>
          </w:tcPr>
          <w:p w14:paraId="172C054D" w14:textId="77777777" w:rsidR="001D777B" w:rsidRPr="0079397B" w:rsidRDefault="001D777B" w:rsidP="008579B9">
            <w:pPr>
              <w:rPr>
                <w:rFonts w:ascii="Arial" w:hAnsi="Arial" w:cs="Arial"/>
                <w:sz w:val="18"/>
                <w:szCs w:val="18"/>
              </w:rPr>
            </w:pPr>
            <w:r w:rsidRPr="0079397B">
              <w:rPr>
                <w:rFonts w:ascii="Arial" w:hAnsi="Arial" w:cs="Arial"/>
                <w:sz w:val="18"/>
                <w:szCs w:val="18"/>
              </w:rPr>
              <w:t>Wing extension* (wing song)</w:t>
            </w:r>
          </w:p>
        </w:tc>
        <w:tc>
          <w:tcPr>
            <w:tcW w:w="7380" w:type="dxa"/>
          </w:tcPr>
          <w:p w14:paraId="0ED4071C" w14:textId="7A886BB2" w:rsidR="001D777B" w:rsidRPr="0079397B" w:rsidRDefault="001D777B" w:rsidP="008579B9">
            <w:pPr>
              <w:pStyle w:val="p1"/>
              <w:rPr>
                <w:rFonts w:ascii="Arial" w:hAnsi="Arial" w:cs="Arial"/>
              </w:rPr>
            </w:pPr>
            <w:r w:rsidRPr="0079397B">
              <w:rPr>
                <w:rFonts w:ascii="Arial" w:hAnsi="Arial" w:cs="Arial"/>
              </w:rPr>
              <w:t xml:space="preserve">Male extends one wing perpendicular to his body and circles around the other fly, while </w:t>
            </w:r>
            <w:r w:rsidR="00EA37E0" w:rsidRPr="0079397B">
              <w:rPr>
                <w:rFonts w:ascii="Arial" w:hAnsi="Arial" w:cs="Arial"/>
              </w:rPr>
              <w:t xml:space="preserve">using </w:t>
            </w:r>
            <w:r w:rsidRPr="0079397B">
              <w:rPr>
                <w:rFonts w:ascii="Arial" w:hAnsi="Arial" w:cs="Arial"/>
              </w:rPr>
              <w:t>the wing to produce courtship song.</w:t>
            </w:r>
          </w:p>
        </w:tc>
      </w:tr>
      <w:tr w:rsidR="00FD3DC0" w:rsidRPr="0079397B" w14:paraId="5394CD4B" w14:textId="77777777" w:rsidTr="00FD3DC0">
        <w:trPr>
          <w:trHeight w:val="279"/>
        </w:trPr>
        <w:tc>
          <w:tcPr>
            <w:tcW w:w="2790" w:type="dxa"/>
          </w:tcPr>
          <w:p w14:paraId="58D742E1" w14:textId="77777777" w:rsidR="001D777B" w:rsidRPr="0079397B" w:rsidRDefault="001D777B" w:rsidP="008579B9">
            <w:pPr>
              <w:rPr>
                <w:rFonts w:ascii="Arial" w:hAnsi="Arial" w:cs="Arial"/>
                <w:sz w:val="18"/>
                <w:szCs w:val="18"/>
              </w:rPr>
            </w:pPr>
            <w:r w:rsidRPr="0079397B">
              <w:rPr>
                <w:rFonts w:ascii="Arial" w:hAnsi="Arial" w:cs="Arial"/>
                <w:sz w:val="18"/>
                <w:szCs w:val="18"/>
              </w:rPr>
              <w:t>Licking</w:t>
            </w:r>
          </w:p>
        </w:tc>
        <w:tc>
          <w:tcPr>
            <w:tcW w:w="7380" w:type="dxa"/>
          </w:tcPr>
          <w:p w14:paraId="552DA80D" w14:textId="77777777" w:rsidR="001D777B" w:rsidRPr="0079397B" w:rsidRDefault="001D777B" w:rsidP="008579B9">
            <w:pPr>
              <w:pStyle w:val="p1"/>
              <w:rPr>
                <w:rFonts w:ascii="Arial" w:hAnsi="Arial" w:cs="Arial"/>
              </w:rPr>
            </w:pPr>
            <w:r w:rsidRPr="0079397B">
              <w:rPr>
                <w:rFonts w:ascii="Arial" w:hAnsi="Arial" w:cs="Arial"/>
              </w:rPr>
              <w:t>Male extends its proboscis to touch the genitalia of the other fly.</w:t>
            </w:r>
          </w:p>
        </w:tc>
      </w:tr>
      <w:tr w:rsidR="00FD3DC0" w:rsidRPr="0079397B" w14:paraId="156A2D8C" w14:textId="77777777" w:rsidTr="00FD3DC0">
        <w:trPr>
          <w:trHeight w:val="531"/>
        </w:trPr>
        <w:tc>
          <w:tcPr>
            <w:tcW w:w="2790" w:type="dxa"/>
          </w:tcPr>
          <w:p w14:paraId="0E949688" w14:textId="77777777" w:rsidR="001D777B" w:rsidRPr="0079397B" w:rsidRDefault="001D777B" w:rsidP="008579B9">
            <w:pPr>
              <w:rPr>
                <w:rFonts w:ascii="Arial" w:hAnsi="Arial" w:cs="Arial"/>
                <w:sz w:val="18"/>
                <w:szCs w:val="18"/>
              </w:rPr>
            </w:pPr>
            <w:r w:rsidRPr="0079397B">
              <w:rPr>
                <w:rFonts w:ascii="Arial" w:hAnsi="Arial" w:cs="Arial"/>
                <w:sz w:val="18"/>
                <w:szCs w:val="18"/>
              </w:rPr>
              <w:t>Attempted Copulation*</w:t>
            </w:r>
          </w:p>
        </w:tc>
        <w:tc>
          <w:tcPr>
            <w:tcW w:w="7380" w:type="dxa"/>
          </w:tcPr>
          <w:p w14:paraId="755FA28A" w14:textId="77777777" w:rsidR="001D777B" w:rsidRPr="0079397B" w:rsidRDefault="001D777B" w:rsidP="008579B9">
            <w:pPr>
              <w:pStyle w:val="p1"/>
              <w:rPr>
                <w:rFonts w:ascii="Arial" w:hAnsi="Arial" w:cs="Arial"/>
              </w:rPr>
            </w:pPr>
            <w:r w:rsidRPr="0079397B">
              <w:rPr>
                <w:rFonts w:ascii="Arial" w:hAnsi="Arial" w:cs="Arial"/>
              </w:rPr>
              <w:t>Male will mount the other fly from behind, but falls off after a brief</w:t>
            </w:r>
          </w:p>
          <w:p w14:paraId="70EB7EBE" w14:textId="5E988409" w:rsidR="001D777B" w:rsidRPr="0079397B" w:rsidRDefault="001D777B" w:rsidP="008579B9">
            <w:pPr>
              <w:pStyle w:val="p1"/>
              <w:rPr>
                <w:rFonts w:ascii="Arial" w:hAnsi="Arial" w:cs="Arial"/>
              </w:rPr>
            </w:pPr>
            <w:r w:rsidRPr="0079397B">
              <w:rPr>
                <w:rFonts w:ascii="Arial" w:hAnsi="Arial" w:cs="Arial"/>
              </w:rPr>
              <w:t>time (seconds).</w:t>
            </w:r>
          </w:p>
        </w:tc>
      </w:tr>
      <w:tr w:rsidR="00FD3DC0" w:rsidRPr="0079397B" w14:paraId="7B6041C4" w14:textId="77777777" w:rsidTr="00FD3DC0">
        <w:trPr>
          <w:trHeight w:val="342"/>
        </w:trPr>
        <w:tc>
          <w:tcPr>
            <w:tcW w:w="2790" w:type="dxa"/>
          </w:tcPr>
          <w:p w14:paraId="25620457" w14:textId="77777777" w:rsidR="001D777B" w:rsidRPr="0079397B" w:rsidRDefault="001D777B" w:rsidP="008579B9">
            <w:pPr>
              <w:rPr>
                <w:rFonts w:ascii="Arial" w:hAnsi="Arial" w:cs="Arial"/>
                <w:sz w:val="18"/>
                <w:szCs w:val="18"/>
              </w:rPr>
            </w:pPr>
            <w:r w:rsidRPr="0079397B">
              <w:rPr>
                <w:rFonts w:ascii="Arial" w:hAnsi="Arial" w:cs="Arial"/>
                <w:sz w:val="18"/>
                <w:szCs w:val="18"/>
              </w:rPr>
              <w:t>Copulation*</w:t>
            </w:r>
          </w:p>
        </w:tc>
        <w:tc>
          <w:tcPr>
            <w:tcW w:w="7380" w:type="dxa"/>
          </w:tcPr>
          <w:p w14:paraId="3C4D4516" w14:textId="77777777" w:rsidR="001D777B" w:rsidRPr="0079397B" w:rsidRDefault="001D777B" w:rsidP="008579B9">
            <w:pPr>
              <w:pStyle w:val="p1"/>
              <w:rPr>
                <w:rFonts w:ascii="Arial" w:hAnsi="Arial" w:cs="Arial"/>
              </w:rPr>
            </w:pPr>
            <w:r w:rsidRPr="0079397B">
              <w:rPr>
                <w:rFonts w:ascii="Arial" w:hAnsi="Arial" w:cs="Arial"/>
              </w:rPr>
              <w:t>Mounting lasts for several minutes. Flies can move together as one.</w:t>
            </w:r>
          </w:p>
        </w:tc>
      </w:tr>
    </w:tbl>
    <w:p w14:paraId="7C644FDF" w14:textId="77777777" w:rsidR="001D777B" w:rsidRPr="0079397B" w:rsidRDefault="001D777B">
      <w:pPr>
        <w:rPr>
          <w:rFonts w:ascii="Arial" w:hAnsi="Arial" w:cs="Arial"/>
          <w:sz w:val="18"/>
          <w:szCs w:val="18"/>
        </w:rPr>
      </w:pPr>
    </w:p>
    <w:p w14:paraId="5DB94673" w14:textId="77777777" w:rsidR="001D777B" w:rsidRPr="0079397B" w:rsidRDefault="001D777B">
      <w:pPr>
        <w:rPr>
          <w:rFonts w:ascii="Arial" w:hAnsi="Arial" w:cs="Arial"/>
        </w:rPr>
      </w:pPr>
    </w:p>
    <w:p w14:paraId="745A7788" w14:textId="2BDE48DB" w:rsidR="001D777B" w:rsidRPr="0079397B" w:rsidRDefault="001D777B">
      <w:pPr>
        <w:rPr>
          <w:rFonts w:ascii="Arial" w:hAnsi="Arial" w:cs="Arial"/>
        </w:rPr>
      </w:pPr>
      <w:r w:rsidRPr="0079397B">
        <w:rPr>
          <w:rFonts w:ascii="Arial" w:hAnsi="Arial" w:cs="Arial"/>
          <w:b/>
          <w:bCs/>
        </w:rPr>
        <w:t>Table 1 – Male aggression and courtship behaviors that students learned to identify.</w:t>
      </w:r>
      <w:r w:rsidRPr="0079397B">
        <w:rPr>
          <w:rFonts w:ascii="Arial" w:hAnsi="Arial" w:cs="Arial"/>
        </w:rPr>
        <w:t xml:space="preserve"> Behaviors with an asterisk were scored in example movies.</w:t>
      </w:r>
    </w:p>
    <w:p w14:paraId="00D958A8" w14:textId="3ACAA730" w:rsidR="001D777B" w:rsidRPr="0079397B" w:rsidRDefault="001D777B">
      <w:pPr>
        <w:rPr>
          <w:rFonts w:ascii="Arial" w:hAnsi="Arial" w:cs="Arial"/>
        </w:rPr>
      </w:pPr>
      <w:r w:rsidRPr="0079397B">
        <w:rPr>
          <w:rFonts w:ascii="Arial" w:hAnsi="Arial" w:cs="Arial"/>
        </w:rPr>
        <w:br w:type="page"/>
      </w:r>
    </w:p>
    <w:tbl>
      <w:tblPr>
        <w:tblW w:w="5400" w:type="dxa"/>
        <w:tblLook w:val="04A0" w:firstRow="1" w:lastRow="0" w:firstColumn="1" w:lastColumn="0" w:noHBand="0" w:noVBand="1"/>
      </w:tblPr>
      <w:tblGrid>
        <w:gridCol w:w="4023"/>
        <w:gridCol w:w="677"/>
        <w:gridCol w:w="700"/>
      </w:tblGrid>
      <w:tr w:rsidR="001D777B" w:rsidRPr="0079397B" w14:paraId="137BC5AD" w14:textId="77777777" w:rsidTr="008579B9">
        <w:trPr>
          <w:trHeight w:val="340"/>
        </w:trPr>
        <w:tc>
          <w:tcPr>
            <w:tcW w:w="4410" w:type="dxa"/>
            <w:tcBorders>
              <w:bottom w:val="single" w:sz="18" w:space="0" w:color="000000" w:themeColor="text1"/>
            </w:tcBorders>
            <w:vAlign w:val="center"/>
            <w:hideMark/>
          </w:tcPr>
          <w:p w14:paraId="6C3615E6" w14:textId="77777777" w:rsidR="001D777B" w:rsidRPr="0079397B" w:rsidRDefault="001D777B" w:rsidP="008579B9">
            <w:pPr>
              <w:rPr>
                <w:rFonts w:ascii="Arial" w:eastAsia="Times New Roman" w:hAnsi="Arial" w:cs="Arial"/>
                <w:b/>
                <w:bCs/>
                <w:color w:val="000000"/>
                <w:kern w:val="0"/>
                <w:sz w:val="18"/>
                <w:szCs w:val="18"/>
                <w14:ligatures w14:val="none"/>
              </w:rPr>
            </w:pPr>
            <w:r w:rsidRPr="0079397B">
              <w:rPr>
                <w:rFonts w:ascii="Arial" w:eastAsia="Times New Roman" w:hAnsi="Arial" w:cs="Arial"/>
                <w:b/>
                <w:bCs/>
                <w:color w:val="000000"/>
                <w:kern w:val="0"/>
                <w:sz w:val="18"/>
                <w:szCs w:val="18"/>
                <w14:ligatures w14:val="none"/>
              </w:rPr>
              <w:lastRenderedPageBreak/>
              <w:t>Question</w:t>
            </w:r>
          </w:p>
        </w:tc>
        <w:tc>
          <w:tcPr>
            <w:tcW w:w="290" w:type="dxa"/>
            <w:tcBorders>
              <w:bottom w:val="single" w:sz="18" w:space="0" w:color="000000" w:themeColor="text1"/>
            </w:tcBorders>
            <w:noWrap/>
            <w:vAlign w:val="center"/>
            <w:hideMark/>
          </w:tcPr>
          <w:p w14:paraId="71F31C80" w14:textId="77777777" w:rsidR="001D777B" w:rsidRPr="0079397B" w:rsidRDefault="001D777B" w:rsidP="008579B9">
            <w:pPr>
              <w:jc w:val="center"/>
              <w:rPr>
                <w:rFonts w:ascii="Arial" w:eastAsia="Times New Roman" w:hAnsi="Arial" w:cs="Arial"/>
                <w:b/>
                <w:bCs/>
                <w:color w:val="000000"/>
                <w:kern w:val="0"/>
                <w:sz w:val="18"/>
                <w:szCs w:val="18"/>
                <w14:ligatures w14:val="none"/>
              </w:rPr>
            </w:pPr>
            <w:r w:rsidRPr="0079397B">
              <w:rPr>
                <w:rFonts w:ascii="Arial" w:eastAsia="Times New Roman" w:hAnsi="Arial" w:cs="Arial"/>
                <w:b/>
                <w:bCs/>
                <w:color w:val="000000"/>
                <w:kern w:val="0"/>
                <w:sz w:val="18"/>
                <w:szCs w:val="18"/>
                <w14:ligatures w14:val="none"/>
              </w:rPr>
              <w:t>Mean</w:t>
            </w:r>
          </w:p>
        </w:tc>
        <w:tc>
          <w:tcPr>
            <w:tcW w:w="700" w:type="dxa"/>
            <w:tcBorders>
              <w:bottom w:val="single" w:sz="18" w:space="0" w:color="000000" w:themeColor="text1"/>
            </w:tcBorders>
            <w:noWrap/>
            <w:vAlign w:val="center"/>
            <w:hideMark/>
          </w:tcPr>
          <w:p w14:paraId="169955C3" w14:textId="77777777" w:rsidR="001D777B" w:rsidRPr="0079397B" w:rsidRDefault="001D777B" w:rsidP="008579B9">
            <w:pPr>
              <w:jc w:val="center"/>
              <w:rPr>
                <w:rFonts w:ascii="Arial" w:eastAsia="Times New Roman" w:hAnsi="Arial" w:cs="Arial"/>
                <w:b/>
                <w:bCs/>
                <w:color w:val="000000"/>
                <w:kern w:val="0"/>
                <w:sz w:val="18"/>
                <w:szCs w:val="18"/>
                <w14:ligatures w14:val="none"/>
              </w:rPr>
            </w:pPr>
            <w:r w:rsidRPr="0079397B">
              <w:rPr>
                <w:rFonts w:ascii="Arial" w:eastAsia="Times New Roman" w:hAnsi="Arial" w:cs="Arial"/>
                <w:b/>
                <w:bCs/>
                <w:color w:val="000000"/>
                <w:kern w:val="0"/>
                <w:sz w:val="18"/>
                <w:szCs w:val="18"/>
                <w14:ligatures w14:val="none"/>
              </w:rPr>
              <w:t>SD</w:t>
            </w:r>
          </w:p>
        </w:tc>
      </w:tr>
      <w:tr w:rsidR="001D777B" w:rsidRPr="0079397B" w14:paraId="1E8CB531" w14:textId="77777777" w:rsidTr="008579B9">
        <w:trPr>
          <w:trHeight w:val="560"/>
        </w:trPr>
        <w:tc>
          <w:tcPr>
            <w:tcW w:w="4410" w:type="dxa"/>
            <w:tcBorders>
              <w:top w:val="single" w:sz="18" w:space="0" w:color="000000" w:themeColor="text1"/>
              <w:bottom w:val="single" w:sz="4" w:space="0" w:color="BFBFBF"/>
            </w:tcBorders>
            <w:vAlign w:val="center"/>
            <w:hideMark/>
          </w:tcPr>
          <w:p w14:paraId="0E5B3B4B" w14:textId="77777777" w:rsidR="001D777B" w:rsidRPr="0079397B" w:rsidRDefault="001D777B" w:rsidP="008579B9">
            <w:pPr>
              <w:rPr>
                <w:rFonts w:ascii="Arial" w:eastAsia="Times New Roman" w:hAnsi="Arial" w:cs="Arial"/>
                <w:color w:val="000000"/>
                <w:kern w:val="0"/>
                <w:sz w:val="18"/>
                <w:szCs w:val="18"/>
                <w14:ligatures w14:val="none"/>
              </w:rPr>
            </w:pPr>
            <w:r w:rsidRPr="0079397B">
              <w:rPr>
                <w:rFonts w:ascii="Arial" w:eastAsia="Times New Roman" w:hAnsi="Arial" w:cs="Arial"/>
                <w:color w:val="000000"/>
                <w:kern w:val="0"/>
                <w:sz w:val="18"/>
                <w:szCs w:val="18"/>
                <w14:ligatures w14:val="none"/>
              </w:rPr>
              <w:t xml:space="preserve">I am confident in my ability to explain how </w:t>
            </w:r>
            <w:proofErr w:type="spellStart"/>
            <w:r w:rsidRPr="0079397B">
              <w:rPr>
                <w:rFonts w:ascii="Arial" w:eastAsia="Times New Roman" w:hAnsi="Arial" w:cs="Arial"/>
                <w:color w:val="000000"/>
                <w:kern w:val="0"/>
                <w:sz w:val="18"/>
                <w:szCs w:val="18"/>
                <w14:ligatures w14:val="none"/>
              </w:rPr>
              <w:t>channelrhodopsin</w:t>
            </w:r>
            <w:proofErr w:type="spellEnd"/>
            <w:r w:rsidRPr="0079397B">
              <w:rPr>
                <w:rFonts w:ascii="Arial" w:eastAsia="Times New Roman" w:hAnsi="Arial" w:cs="Arial"/>
                <w:color w:val="000000"/>
                <w:kern w:val="0"/>
                <w:sz w:val="18"/>
                <w:szCs w:val="18"/>
                <w14:ligatures w14:val="none"/>
              </w:rPr>
              <w:t xml:space="preserve"> works to evoke action potentials.</w:t>
            </w:r>
          </w:p>
        </w:tc>
        <w:tc>
          <w:tcPr>
            <w:tcW w:w="290" w:type="dxa"/>
            <w:tcBorders>
              <w:top w:val="single" w:sz="18" w:space="0" w:color="000000" w:themeColor="text1"/>
              <w:bottom w:val="single" w:sz="4" w:space="0" w:color="BFBFBF"/>
            </w:tcBorders>
            <w:noWrap/>
            <w:vAlign w:val="center"/>
            <w:hideMark/>
          </w:tcPr>
          <w:p w14:paraId="5CFE5D9F" w14:textId="77777777" w:rsidR="001D777B" w:rsidRPr="0079397B" w:rsidRDefault="001D777B" w:rsidP="008579B9">
            <w:pPr>
              <w:jc w:val="center"/>
              <w:rPr>
                <w:rFonts w:ascii="Arial" w:eastAsia="Times New Roman" w:hAnsi="Arial" w:cs="Arial"/>
                <w:color w:val="000000"/>
                <w:kern w:val="0"/>
                <w:sz w:val="18"/>
                <w:szCs w:val="18"/>
                <w14:ligatures w14:val="none"/>
              </w:rPr>
            </w:pPr>
            <w:r w:rsidRPr="0079397B">
              <w:rPr>
                <w:rFonts w:ascii="Arial" w:eastAsia="Times New Roman" w:hAnsi="Arial" w:cs="Arial"/>
                <w:color w:val="000000"/>
                <w:kern w:val="0"/>
                <w:sz w:val="18"/>
                <w:szCs w:val="18"/>
                <w14:ligatures w14:val="none"/>
              </w:rPr>
              <w:t>5.1</w:t>
            </w:r>
          </w:p>
        </w:tc>
        <w:tc>
          <w:tcPr>
            <w:tcW w:w="700" w:type="dxa"/>
            <w:tcBorders>
              <w:top w:val="single" w:sz="18" w:space="0" w:color="000000" w:themeColor="text1"/>
              <w:bottom w:val="single" w:sz="4" w:space="0" w:color="BFBFBF"/>
            </w:tcBorders>
            <w:noWrap/>
            <w:vAlign w:val="center"/>
            <w:hideMark/>
          </w:tcPr>
          <w:p w14:paraId="255A9180" w14:textId="77777777" w:rsidR="001D777B" w:rsidRPr="0079397B" w:rsidRDefault="001D777B" w:rsidP="008579B9">
            <w:pPr>
              <w:jc w:val="center"/>
              <w:rPr>
                <w:rFonts w:ascii="Arial" w:eastAsia="Times New Roman" w:hAnsi="Arial" w:cs="Arial"/>
                <w:color w:val="000000"/>
                <w:kern w:val="0"/>
                <w:sz w:val="18"/>
                <w:szCs w:val="18"/>
                <w14:ligatures w14:val="none"/>
              </w:rPr>
            </w:pPr>
            <w:r w:rsidRPr="0079397B">
              <w:rPr>
                <w:rFonts w:ascii="Arial" w:eastAsia="Times New Roman" w:hAnsi="Arial" w:cs="Arial"/>
                <w:color w:val="000000"/>
                <w:kern w:val="0"/>
                <w:sz w:val="18"/>
                <w:szCs w:val="18"/>
                <w14:ligatures w14:val="none"/>
              </w:rPr>
              <w:t>±0.7</w:t>
            </w:r>
          </w:p>
        </w:tc>
      </w:tr>
      <w:tr w:rsidR="001D777B" w:rsidRPr="0079397B" w14:paraId="1F48ACFD" w14:textId="77777777" w:rsidTr="008579B9">
        <w:trPr>
          <w:trHeight w:val="548"/>
        </w:trPr>
        <w:tc>
          <w:tcPr>
            <w:tcW w:w="4410" w:type="dxa"/>
            <w:tcBorders>
              <w:top w:val="single" w:sz="4" w:space="0" w:color="BFBFBF"/>
              <w:bottom w:val="single" w:sz="4" w:space="0" w:color="BFBFBF"/>
            </w:tcBorders>
            <w:vAlign w:val="center"/>
            <w:hideMark/>
          </w:tcPr>
          <w:p w14:paraId="170FDC8A" w14:textId="77777777" w:rsidR="001D777B" w:rsidRPr="0079397B" w:rsidRDefault="001D777B" w:rsidP="008579B9">
            <w:pPr>
              <w:rPr>
                <w:rFonts w:ascii="Arial" w:eastAsia="Times New Roman" w:hAnsi="Arial" w:cs="Arial"/>
                <w:color w:val="000000"/>
                <w:kern w:val="0"/>
                <w:sz w:val="18"/>
                <w:szCs w:val="18"/>
                <w14:ligatures w14:val="none"/>
              </w:rPr>
            </w:pPr>
            <w:r w:rsidRPr="0079397B">
              <w:rPr>
                <w:rFonts w:ascii="Arial" w:eastAsia="Times New Roman" w:hAnsi="Arial" w:cs="Arial"/>
                <w:color w:val="000000"/>
                <w:kern w:val="0"/>
                <w:sz w:val="18"/>
                <w:szCs w:val="18"/>
                <w14:ligatures w14:val="none"/>
              </w:rPr>
              <w:t xml:space="preserve">I am confident in my ability to describe how the </w:t>
            </w:r>
            <w:proofErr w:type="spellStart"/>
            <w:r w:rsidRPr="0079397B">
              <w:rPr>
                <w:rFonts w:ascii="Arial" w:eastAsia="Times New Roman" w:hAnsi="Arial" w:cs="Arial"/>
                <w:color w:val="000000"/>
                <w:kern w:val="0"/>
                <w:sz w:val="18"/>
                <w:szCs w:val="18"/>
                <w14:ligatures w14:val="none"/>
              </w:rPr>
              <w:t>channelrhodopsin</w:t>
            </w:r>
            <w:proofErr w:type="spellEnd"/>
            <w:r w:rsidRPr="0079397B">
              <w:rPr>
                <w:rFonts w:ascii="Arial" w:eastAsia="Times New Roman" w:hAnsi="Arial" w:cs="Arial"/>
                <w:color w:val="000000"/>
                <w:kern w:val="0"/>
                <w:sz w:val="18"/>
                <w:szCs w:val="18"/>
                <w14:ligatures w14:val="none"/>
              </w:rPr>
              <w:t xml:space="preserve"> gene is expressed in specific neurons in fruit flies.</w:t>
            </w:r>
          </w:p>
        </w:tc>
        <w:tc>
          <w:tcPr>
            <w:tcW w:w="290" w:type="dxa"/>
            <w:tcBorders>
              <w:top w:val="single" w:sz="4" w:space="0" w:color="BFBFBF"/>
              <w:bottom w:val="single" w:sz="4" w:space="0" w:color="BFBFBF"/>
            </w:tcBorders>
            <w:noWrap/>
            <w:vAlign w:val="center"/>
            <w:hideMark/>
          </w:tcPr>
          <w:p w14:paraId="568C5566" w14:textId="77777777" w:rsidR="001D777B" w:rsidRPr="0079397B" w:rsidRDefault="001D777B" w:rsidP="008579B9">
            <w:pPr>
              <w:jc w:val="center"/>
              <w:rPr>
                <w:rFonts w:ascii="Arial" w:eastAsia="Times New Roman" w:hAnsi="Arial" w:cs="Arial"/>
                <w:color w:val="000000"/>
                <w:kern w:val="0"/>
                <w:sz w:val="18"/>
                <w:szCs w:val="18"/>
                <w14:ligatures w14:val="none"/>
              </w:rPr>
            </w:pPr>
            <w:r w:rsidRPr="0079397B">
              <w:rPr>
                <w:rFonts w:ascii="Arial" w:eastAsia="Times New Roman" w:hAnsi="Arial" w:cs="Arial"/>
                <w:color w:val="000000"/>
                <w:kern w:val="0"/>
                <w:sz w:val="18"/>
                <w:szCs w:val="18"/>
                <w14:ligatures w14:val="none"/>
              </w:rPr>
              <w:t>4.9</w:t>
            </w:r>
          </w:p>
        </w:tc>
        <w:tc>
          <w:tcPr>
            <w:tcW w:w="700" w:type="dxa"/>
            <w:tcBorders>
              <w:top w:val="single" w:sz="4" w:space="0" w:color="BFBFBF"/>
              <w:bottom w:val="single" w:sz="4" w:space="0" w:color="BFBFBF"/>
            </w:tcBorders>
            <w:noWrap/>
            <w:vAlign w:val="center"/>
            <w:hideMark/>
          </w:tcPr>
          <w:p w14:paraId="60B51DE4" w14:textId="77777777" w:rsidR="001D777B" w:rsidRPr="0079397B" w:rsidRDefault="001D777B" w:rsidP="008579B9">
            <w:pPr>
              <w:jc w:val="center"/>
              <w:rPr>
                <w:rFonts w:ascii="Arial" w:eastAsia="Times New Roman" w:hAnsi="Arial" w:cs="Arial"/>
                <w:color w:val="000000"/>
                <w:kern w:val="0"/>
                <w:sz w:val="18"/>
                <w:szCs w:val="18"/>
                <w14:ligatures w14:val="none"/>
              </w:rPr>
            </w:pPr>
            <w:r w:rsidRPr="0079397B">
              <w:rPr>
                <w:rFonts w:ascii="Arial" w:eastAsia="Times New Roman" w:hAnsi="Arial" w:cs="Arial"/>
                <w:color w:val="000000"/>
                <w:kern w:val="0"/>
                <w:sz w:val="18"/>
                <w:szCs w:val="18"/>
                <w14:ligatures w14:val="none"/>
              </w:rPr>
              <w:t>±0.9</w:t>
            </w:r>
          </w:p>
        </w:tc>
      </w:tr>
      <w:tr w:rsidR="001D777B" w:rsidRPr="0079397B" w14:paraId="410F6C8B" w14:textId="77777777" w:rsidTr="008579B9">
        <w:trPr>
          <w:trHeight w:val="809"/>
        </w:trPr>
        <w:tc>
          <w:tcPr>
            <w:tcW w:w="4410" w:type="dxa"/>
            <w:tcBorders>
              <w:top w:val="single" w:sz="4" w:space="0" w:color="BFBFBF"/>
              <w:bottom w:val="single" w:sz="4" w:space="0" w:color="BFBFBF"/>
            </w:tcBorders>
            <w:vAlign w:val="center"/>
            <w:hideMark/>
          </w:tcPr>
          <w:p w14:paraId="422134BC" w14:textId="77777777" w:rsidR="001D777B" w:rsidRPr="0079397B" w:rsidRDefault="001D777B" w:rsidP="008579B9">
            <w:pPr>
              <w:rPr>
                <w:rFonts w:ascii="Arial" w:eastAsia="Times New Roman" w:hAnsi="Arial" w:cs="Arial"/>
                <w:color w:val="000000"/>
                <w:kern w:val="0"/>
                <w:sz w:val="18"/>
                <w:szCs w:val="18"/>
                <w14:ligatures w14:val="none"/>
              </w:rPr>
            </w:pPr>
            <w:r w:rsidRPr="0079397B">
              <w:rPr>
                <w:rFonts w:ascii="Arial" w:eastAsia="Times New Roman" w:hAnsi="Arial" w:cs="Arial"/>
                <w:color w:val="000000"/>
                <w:kern w:val="0"/>
                <w:sz w:val="18"/>
                <w:szCs w:val="18"/>
                <w14:ligatures w14:val="none"/>
              </w:rPr>
              <w:t>I am confident in my ability to formulate a hypothesis and design an experiment to test how neurons influence behavior.</w:t>
            </w:r>
          </w:p>
        </w:tc>
        <w:tc>
          <w:tcPr>
            <w:tcW w:w="290" w:type="dxa"/>
            <w:tcBorders>
              <w:top w:val="single" w:sz="4" w:space="0" w:color="BFBFBF"/>
              <w:bottom w:val="single" w:sz="4" w:space="0" w:color="BFBFBF"/>
            </w:tcBorders>
            <w:noWrap/>
            <w:vAlign w:val="center"/>
            <w:hideMark/>
          </w:tcPr>
          <w:p w14:paraId="0EF0ED70" w14:textId="77777777" w:rsidR="001D777B" w:rsidRPr="0079397B" w:rsidRDefault="001D777B" w:rsidP="008579B9">
            <w:pPr>
              <w:jc w:val="center"/>
              <w:rPr>
                <w:rFonts w:ascii="Arial" w:eastAsia="Times New Roman" w:hAnsi="Arial" w:cs="Arial"/>
                <w:color w:val="000000"/>
                <w:kern w:val="0"/>
                <w:sz w:val="18"/>
                <w:szCs w:val="18"/>
                <w14:ligatures w14:val="none"/>
              </w:rPr>
            </w:pPr>
            <w:r w:rsidRPr="0079397B">
              <w:rPr>
                <w:rFonts w:ascii="Arial" w:eastAsia="Times New Roman" w:hAnsi="Arial" w:cs="Arial"/>
                <w:color w:val="000000"/>
                <w:kern w:val="0"/>
                <w:sz w:val="18"/>
                <w:szCs w:val="18"/>
                <w14:ligatures w14:val="none"/>
              </w:rPr>
              <w:t>5.3</w:t>
            </w:r>
          </w:p>
        </w:tc>
        <w:tc>
          <w:tcPr>
            <w:tcW w:w="700" w:type="dxa"/>
            <w:tcBorders>
              <w:top w:val="single" w:sz="4" w:space="0" w:color="BFBFBF"/>
              <w:bottom w:val="single" w:sz="4" w:space="0" w:color="BFBFBF"/>
            </w:tcBorders>
            <w:noWrap/>
            <w:vAlign w:val="center"/>
            <w:hideMark/>
          </w:tcPr>
          <w:p w14:paraId="4BD18CB2" w14:textId="77777777" w:rsidR="001D777B" w:rsidRPr="0079397B" w:rsidRDefault="001D777B" w:rsidP="008579B9">
            <w:pPr>
              <w:jc w:val="center"/>
              <w:rPr>
                <w:rFonts w:ascii="Arial" w:eastAsia="Times New Roman" w:hAnsi="Arial" w:cs="Arial"/>
                <w:color w:val="000000"/>
                <w:kern w:val="0"/>
                <w:sz w:val="18"/>
                <w:szCs w:val="18"/>
                <w14:ligatures w14:val="none"/>
              </w:rPr>
            </w:pPr>
            <w:r w:rsidRPr="0079397B">
              <w:rPr>
                <w:rFonts w:ascii="Arial" w:eastAsia="Times New Roman" w:hAnsi="Arial" w:cs="Arial"/>
                <w:color w:val="000000"/>
                <w:kern w:val="0"/>
                <w:sz w:val="18"/>
                <w:szCs w:val="18"/>
                <w14:ligatures w14:val="none"/>
              </w:rPr>
              <w:t>±0.8</w:t>
            </w:r>
          </w:p>
        </w:tc>
      </w:tr>
      <w:tr w:rsidR="001D777B" w:rsidRPr="0079397B" w14:paraId="0F565C77" w14:textId="77777777" w:rsidTr="008579B9">
        <w:trPr>
          <w:trHeight w:val="560"/>
        </w:trPr>
        <w:tc>
          <w:tcPr>
            <w:tcW w:w="4410" w:type="dxa"/>
            <w:tcBorders>
              <w:top w:val="single" w:sz="4" w:space="0" w:color="BFBFBF"/>
              <w:bottom w:val="single" w:sz="4" w:space="0" w:color="BFBFBF"/>
            </w:tcBorders>
            <w:vAlign w:val="center"/>
            <w:hideMark/>
          </w:tcPr>
          <w:p w14:paraId="07C3EF36" w14:textId="77777777" w:rsidR="001D777B" w:rsidRPr="0079397B" w:rsidRDefault="001D777B" w:rsidP="008579B9">
            <w:pPr>
              <w:rPr>
                <w:rFonts w:ascii="Arial" w:eastAsia="Times New Roman" w:hAnsi="Arial" w:cs="Arial"/>
                <w:color w:val="000000"/>
                <w:kern w:val="0"/>
                <w:sz w:val="18"/>
                <w:szCs w:val="18"/>
                <w14:ligatures w14:val="none"/>
              </w:rPr>
            </w:pPr>
            <w:r w:rsidRPr="0079397B">
              <w:rPr>
                <w:rFonts w:ascii="Arial" w:eastAsia="Times New Roman" w:hAnsi="Arial" w:cs="Arial"/>
                <w:color w:val="000000"/>
                <w:kern w:val="0"/>
                <w:sz w:val="18"/>
                <w:szCs w:val="18"/>
                <w14:ligatures w14:val="none"/>
              </w:rPr>
              <w:t>I am confident in my ability to identify appropriate measures and controls for a behavioral experiment.</w:t>
            </w:r>
          </w:p>
        </w:tc>
        <w:tc>
          <w:tcPr>
            <w:tcW w:w="290" w:type="dxa"/>
            <w:tcBorders>
              <w:top w:val="single" w:sz="4" w:space="0" w:color="BFBFBF"/>
              <w:bottom w:val="single" w:sz="4" w:space="0" w:color="BFBFBF"/>
            </w:tcBorders>
            <w:noWrap/>
            <w:vAlign w:val="center"/>
            <w:hideMark/>
          </w:tcPr>
          <w:p w14:paraId="02BC8E83" w14:textId="77777777" w:rsidR="001D777B" w:rsidRPr="0079397B" w:rsidRDefault="001D777B" w:rsidP="008579B9">
            <w:pPr>
              <w:jc w:val="center"/>
              <w:rPr>
                <w:rFonts w:ascii="Arial" w:eastAsia="Times New Roman" w:hAnsi="Arial" w:cs="Arial"/>
                <w:color w:val="000000"/>
                <w:kern w:val="0"/>
                <w:sz w:val="18"/>
                <w:szCs w:val="18"/>
                <w14:ligatures w14:val="none"/>
              </w:rPr>
            </w:pPr>
            <w:r w:rsidRPr="0079397B">
              <w:rPr>
                <w:rFonts w:ascii="Arial" w:eastAsia="Times New Roman" w:hAnsi="Arial" w:cs="Arial"/>
                <w:color w:val="000000"/>
                <w:kern w:val="0"/>
                <w:sz w:val="18"/>
                <w:szCs w:val="18"/>
                <w14:ligatures w14:val="none"/>
              </w:rPr>
              <w:t>5.1</w:t>
            </w:r>
          </w:p>
        </w:tc>
        <w:tc>
          <w:tcPr>
            <w:tcW w:w="700" w:type="dxa"/>
            <w:tcBorders>
              <w:top w:val="single" w:sz="4" w:space="0" w:color="BFBFBF"/>
              <w:bottom w:val="single" w:sz="4" w:space="0" w:color="BFBFBF"/>
            </w:tcBorders>
            <w:noWrap/>
            <w:vAlign w:val="center"/>
            <w:hideMark/>
          </w:tcPr>
          <w:p w14:paraId="16B3EB4B" w14:textId="77777777" w:rsidR="001D777B" w:rsidRPr="0079397B" w:rsidRDefault="001D777B" w:rsidP="008579B9">
            <w:pPr>
              <w:jc w:val="center"/>
              <w:rPr>
                <w:rFonts w:ascii="Arial" w:eastAsia="Times New Roman" w:hAnsi="Arial" w:cs="Arial"/>
                <w:color w:val="000000"/>
                <w:kern w:val="0"/>
                <w:sz w:val="18"/>
                <w:szCs w:val="18"/>
                <w14:ligatures w14:val="none"/>
              </w:rPr>
            </w:pPr>
            <w:r w:rsidRPr="0079397B">
              <w:rPr>
                <w:rFonts w:ascii="Arial" w:eastAsia="Times New Roman" w:hAnsi="Arial" w:cs="Arial"/>
                <w:color w:val="000000"/>
                <w:kern w:val="0"/>
                <w:sz w:val="18"/>
                <w:szCs w:val="18"/>
                <w14:ligatures w14:val="none"/>
              </w:rPr>
              <w:t>±0.8</w:t>
            </w:r>
          </w:p>
        </w:tc>
      </w:tr>
      <w:tr w:rsidR="001D777B" w:rsidRPr="0079397B" w14:paraId="66D206C9" w14:textId="77777777" w:rsidTr="008579B9">
        <w:trPr>
          <w:trHeight w:val="560"/>
        </w:trPr>
        <w:tc>
          <w:tcPr>
            <w:tcW w:w="4410" w:type="dxa"/>
            <w:tcBorders>
              <w:top w:val="single" w:sz="4" w:space="0" w:color="BFBFBF"/>
              <w:bottom w:val="single" w:sz="4" w:space="0" w:color="BFBFBF"/>
            </w:tcBorders>
            <w:vAlign w:val="center"/>
            <w:hideMark/>
          </w:tcPr>
          <w:p w14:paraId="7F25FEE5" w14:textId="77777777" w:rsidR="001D777B" w:rsidRPr="0079397B" w:rsidRDefault="001D777B" w:rsidP="008579B9">
            <w:pPr>
              <w:rPr>
                <w:rFonts w:ascii="Arial" w:eastAsia="Times New Roman" w:hAnsi="Arial" w:cs="Arial"/>
                <w:color w:val="000000"/>
                <w:kern w:val="0"/>
                <w:sz w:val="18"/>
                <w:szCs w:val="18"/>
                <w14:ligatures w14:val="none"/>
              </w:rPr>
            </w:pPr>
            <w:r w:rsidRPr="0079397B">
              <w:rPr>
                <w:rFonts w:ascii="Arial" w:eastAsia="Times New Roman" w:hAnsi="Arial" w:cs="Arial"/>
                <w:color w:val="000000"/>
                <w:kern w:val="0"/>
                <w:sz w:val="18"/>
                <w:szCs w:val="18"/>
                <w14:ligatures w14:val="none"/>
              </w:rPr>
              <w:t>This lab increased my interest in neuroscience research.</w:t>
            </w:r>
          </w:p>
        </w:tc>
        <w:tc>
          <w:tcPr>
            <w:tcW w:w="290" w:type="dxa"/>
            <w:tcBorders>
              <w:top w:val="single" w:sz="4" w:space="0" w:color="BFBFBF"/>
              <w:bottom w:val="single" w:sz="4" w:space="0" w:color="BFBFBF"/>
            </w:tcBorders>
            <w:noWrap/>
            <w:vAlign w:val="center"/>
            <w:hideMark/>
          </w:tcPr>
          <w:p w14:paraId="6FB083D6" w14:textId="77777777" w:rsidR="001D777B" w:rsidRPr="0079397B" w:rsidRDefault="001D777B" w:rsidP="008579B9">
            <w:pPr>
              <w:jc w:val="center"/>
              <w:rPr>
                <w:rFonts w:ascii="Arial" w:eastAsia="Times New Roman" w:hAnsi="Arial" w:cs="Arial"/>
                <w:color w:val="000000"/>
                <w:kern w:val="0"/>
                <w:sz w:val="18"/>
                <w:szCs w:val="18"/>
                <w14:ligatures w14:val="none"/>
              </w:rPr>
            </w:pPr>
            <w:r w:rsidRPr="0079397B">
              <w:rPr>
                <w:rFonts w:ascii="Arial" w:eastAsia="Times New Roman" w:hAnsi="Arial" w:cs="Arial"/>
                <w:color w:val="000000"/>
                <w:kern w:val="0"/>
                <w:sz w:val="18"/>
                <w:szCs w:val="18"/>
                <w14:ligatures w14:val="none"/>
              </w:rPr>
              <w:t>4.7</w:t>
            </w:r>
          </w:p>
        </w:tc>
        <w:tc>
          <w:tcPr>
            <w:tcW w:w="700" w:type="dxa"/>
            <w:tcBorders>
              <w:top w:val="single" w:sz="4" w:space="0" w:color="BFBFBF"/>
              <w:bottom w:val="single" w:sz="4" w:space="0" w:color="BFBFBF"/>
            </w:tcBorders>
            <w:noWrap/>
            <w:vAlign w:val="center"/>
            <w:hideMark/>
          </w:tcPr>
          <w:p w14:paraId="61BE911E" w14:textId="77777777" w:rsidR="001D777B" w:rsidRPr="0079397B" w:rsidRDefault="001D777B" w:rsidP="008579B9">
            <w:pPr>
              <w:jc w:val="center"/>
              <w:rPr>
                <w:rFonts w:ascii="Arial" w:eastAsia="Times New Roman" w:hAnsi="Arial" w:cs="Arial"/>
                <w:color w:val="000000"/>
                <w:kern w:val="0"/>
                <w:sz w:val="18"/>
                <w:szCs w:val="18"/>
                <w14:ligatures w14:val="none"/>
              </w:rPr>
            </w:pPr>
            <w:r w:rsidRPr="0079397B">
              <w:rPr>
                <w:rFonts w:ascii="Arial" w:eastAsia="Times New Roman" w:hAnsi="Arial" w:cs="Arial"/>
                <w:color w:val="000000"/>
                <w:kern w:val="0"/>
                <w:sz w:val="18"/>
                <w:szCs w:val="18"/>
                <w14:ligatures w14:val="none"/>
              </w:rPr>
              <w:t>±1.3</w:t>
            </w:r>
          </w:p>
        </w:tc>
      </w:tr>
      <w:tr w:rsidR="001D777B" w:rsidRPr="0079397B" w14:paraId="3D05D02A" w14:textId="77777777" w:rsidTr="008579B9">
        <w:trPr>
          <w:trHeight w:val="560"/>
        </w:trPr>
        <w:tc>
          <w:tcPr>
            <w:tcW w:w="4410" w:type="dxa"/>
            <w:tcBorders>
              <w:top w:val="single" w:sz="4" w:space="0" w:color="BFBFBF"/>
              <w:bottom w:val="single" w:sz="4" w:space="0" w:color="BFBFBF"/>
            </w:tcBorders>
            <w:vAlign w:val="center"/>
            <w:hideMark/>
          </w:tcPr>
          <w:p w14:paraId="225B3386" w14:textId="77777777" w:rsidR="001D777B" w:rsidRPr="0079397B" w:rsidRDefault="001D777B" w:rsidP="008579B9">
            <w:pPr>
              <w:rPr>
                <w:rFonts w:ascii="Arial" w:eastAsia="Times New Roman" w:hAnsi="Arial" w:cs="Arial"/>
                <w:color w:val="000000"/>
                <w:kern w:val="0"/>
                <w:sz w:val="18"/>
                <w:szCs w:val="18"/>
                <w14:ligatures w14:val="none"/>
              </w:rPr>
            </w:pPr>
            <w:r w:rsidRPr="0079397B">
              <w:rPr>
                <w:rFonts w:ascii="Arial" w:eastAsia="Times New Roman" w:hAnsi="Arial" w:cs="Arial"/>
                <w:color w:val="000000"/>
                <w:kern w:val="0"/>
                <w:sz w:val="18"/>
                <w:szCs w:val="18"/>
                <w14:ligatures w14:val="none"/>
              </w:rPr>
              <w:t xml:space="preserve">It was easy to make a video recording using the </w:t>
            </w:r>
            <w:proofErr w:type="spellStart"/>
            <w:r w:rsidRPr="0079397B">
              <w:rPr>
                <w:rFonts w:ascii="Arial" w:eastAsia="Times New Roman" w:hAnsi="Arial" w:cs="Arial"/>
                <w:color w:val="000000"/>
                <w:kern w:val="0"/>
                <w:sz w:val="18"/>
                <w:szCs w:val="18"/>
                <w14:ligatures w14:val="none"/>
              </w:rPr>
              <w:t>FlyRig</w:t>
            </w:r>
            <w:proofErr w:type="spellEnd"/>
            <w:r w:rsidRPr="0079397B">
              <w:rPr>
                <w:rFonts w:ascii="Arial" w:eastAsia="Times New Roman" w:hAnsi="Arial" w:cs="Arial"/>
                <w:color w:val="000000"/>
                <w:kern w:val="0"/>
                <w:sz w:val="18"/>
                <w:szCs w:val="18"/>
                <w14:ligatures w14:val="none"/>
              </w:rPr>
              <w:t xml:space="preserve"> software.</w:t>
            </w:r>
          </w:p>
        </w:tc>
        <w:tc>
          <w:tcPr>
            <w:tcW w:w="290" w:type="dxa"/>
            <w:tcBorders>
              <w:top w:val="single" w:sz="4" w:space="0" w:color="BFBFBF"/>
              <w:bottom w:val="single" w:sz="4" w:space="0" w:color="BFBFBF"/>
            </w:tcBorders>
            <w:noWrap/>
            <w:vAlign w:val="center"/>
            <w:hideMark/>
          </w:tcPr>
          <w:p w14:paraId="1FD461BD" w14:textId="77777777" w:rsidR="001D777B" w:rsidRPr="0079397B" w:rsidRDefault="001D777B" w:rsidP="008579B9">
            <w:pPr>
              <w:jc w:val="center"/>
              <w:rPr>
                <w:rFonts w:ascii="Arial" w:eastAsia="Times New Roman" w:hAnsi="Arial" w:cs="Arial"/>
                <w:color w:val="000000"/>
                <w:kern w:val="0"/>
                <w:sz w:val="18"/>
                <w:szCs w:val="18"/>
                <w14:ligatures w14:val="none"/>
              </w:rPr>
            </w:pPr>
            <w:r w:rsidRPr="0079397B">
              <w:rPr>
                <w:rFonts w:ascii="Arial" w:eastAsia="Times New Roman" w:hAnsi="Arial" w:cs="Arial"/>
                <w:color w:val="000000"/>
                <w:kern w:val="0"/>
                <w:sz w:val="18"/>
                <w:szCs w:val="18"/>
                <w14:ligatures w14:val="none"/>
              </w:rPr>
              <w:t>5.4</w:t>
            </w:r>
          </w:p>
        </w:tc>
        <w:tc>
          <w:tcPr>
            <w:tcW w:w="700" w:type="dxa"/>
            <w:tcBorders>
              <w:top w:val="single" w:sz="4" w:space="0" w:color="BFBFBF"/>
              <w:bottom w:val="single" w:sz="4" w:space="0" w:color="BFBFBF"/>
            </w:tcBorders>
            <w:noWrap/>
            <w:vAlign w:val="center"/>
            <w:hideMark/>
          </w:tcPr>
          <w:p w14:paraId="31B66322" w14:textId="77777777" w:rsidR="001D777B" w:rsidRPr="0079397B" w:rsidRDefault="001D777B" w:rsidP="008579B9">
            <w:pPr>
              <w:jc w:val="center"/>
              <w:rPr>
                <w:rFonts w:ascii="Arial" w:eastAsia="Times New Roman" w:hAnsi="Arial" w:cs="Arial"/>
                <w:color w:val="000000"/>
                <w:kern w:val="0"/>
                <w:sz w:val="18"/>
                <w:szCs w:val="18"/>
                <w14:ligatures w14:val="none"/>
              </w:rPr>
            </w:pPr>
            <w:r w:rsidRPr="0079397B">
              <w:rPr>
                <w:rFonts w:ascii="Arial" w:eastAsia="Times New Roman" w:hAnsi="Arial" w:cs="Arial"/>
                <w:color w:val="000000"/>
                <w:kern w:val="0"/>
                <w:sz w:val="18"/>
                <w:szCs w:val="18"/>
                <w14:ligatures w14:val="none"/>
              </w:rPr>
              <w:t>±0.6</w:t>
            </w:r>
          </w:p>
        </w:tc>
      </w:tr>
      <w:tr w:rsidR="001D777B" w:rsidRPr="0079397B" w14:paraId="03C16976" w14:textId="77777777" w:rsidTr="008579B9">
        <w:trPr>
          <w:trHeight w:val="585"/>
        </w:trPr>
        <w:tc>
          <w:tcPr>
            <w:tcW w:w="4410" w:type="dxa"/>
            <w:tcBorders>
              <w:top w:val="single" w:sz="4" w:space="0" w:color="BFBFBF"/>
              <w:bottom w:val="single" w:sz="4" w:space="0" w:color="BFBFBF"/>
            </w:tcBorders>
            <w:vAlign w:val="center"/>
            <w:hideMark/>
          </w:tcPr>
          <w:p w14:paraId="230FB9AB" w14:textId="77777777" w:rsidR="001D777B" w:rsidRPr="0079397B" w:rsidRDefault="001D777B" w:rsidP="008579B9">
            <w:pPr>
              <w:rPr>
                <w:rFonts w:ascii="Arial" w:eastAsia="Times New Roman" w:hAnsi="Arial" w:cs="Arial"/>
                <w:color w:val="000000"/>
                <w:kern w:val="0"/>
                <w:sz w:val="18"/>
                <w:szCs w:val="18"/>
                <w14:ligatures w14:val="none"/>
              </w:rPr>
            </w:pPr>
            <w:r w:rsidRPr="0079397B">
              <w:rPr>
                <w:rFonts w:ascii="Arial" w:eastAsia="Times New Roman" w:hAnsi="Arial" w:cs="Arial"/>
                <w:color w:val="000000"/>
                <w:kern w:val="0"/>
                <w:sz w:val="18"/>
                <w:szCs w:val="18"/>
                <w14:ligatures w14:val="none"/>
              </w:rPr>
              <w:t xml:space="preserve">It was easy to control the light stimulation using the </w:t>
            </w:r>
            <w:proofErr w:type="spellStart"/>
            <w:r w:rsidRPr="0079397B">
              <w:rPr>
                <w:rFonts w:ascii="Arial" w:eastAsia="Times New Roman" w:hAnsi="Arial" w:cs="Arial"/>
                <w:color w:val="000000"/>
                <w:kern w:val="0"/>
                <w:sz w:val="18"/>
                <w:szCs w:val="18"/>
                <w14:ligatures w14:val="none"/>
              </w:rPr>
              <w:t>FlyRig</w:t>
            </w:r>
            <w:proofErr w:type="spellEnd"/>
            <w:r w:rsidRPr="0079397B">
              <w:rPr>
                <w:rFonts w:ascii="Arial" w:eastAsia="Times New Roman" w:hAnsi="Arial" w:cs="Arial"/>
                <w:color w:val="000000"/>
                <w:kern w:val="0"/>
                <w:sz w:val="18"/>
                <w:szCs w:val="18"/>
                <w14:ligatures w14:val="none"/>
              </w:rPr>
              <w:t xml:space="preserve"> software.</w:t>
            </w:r>
          </w:p>
        </w:tc>
        <w:tc>
          <w:tcPr>
            <w:tcW w:w="290" w:type="dxa"/>
            <w:tcBorders>
              <w:top w:val="single" w:sz="4" w:space="0" w:color="BFBFBF"/>
              <w:bottom w:val="single" w:sz="4" w:space="0" w:color="BFBFBF"/>
            </w:tcBorders>
            <w:noWrap/>
            <w:vAlign w:val="center"/>
            <w:hideMark/>
          </w:tcPr>
          <w:p w14:paraId="2D52A9DE" w14:textId="77777777" w:rsidR="001D777B" w:rsidRPr="0079397B" w:rsidRDefault="001D777B" w:rsidP="008579B9">
            <w:pPr>
              <w:jc w:val="center"/>
              <w:rPr>
                <w:rFonts w:ascii="Arial" w:eastAsia="Times New Roman" w:hAnsi="Arial" w:cs="Arial"/>
                <w:color w:val="000000"/>
                <w:kern w:val="0"/>
                <w:sz w:val="18"/>
                <w:szCs w:val="18"/>
                <w14:ligatures w14:val="none"/>
              </w:rPr>
            </w:pPr>
            <w:r w:rsidRPr="0079397B">
              <w:rPr>
                <w:rFonts w:ascii="Arial" w:eastAsia="Times New Roman" w:hAnsi="Arial" w:cs="Arial"/>
                <w:color w:val="000000"/>
                <w:kern w:val="0"/>
                <w:sz w:val="18"/>
                <w:szCs w:val="18"/>
                <w14:ligatures w14:val="none"/>
              </w:rPr>
              <w:t>5.3</w:t>
            </w:r>
          </w:p>
        </w:tc>
        <w:tc>
          <w:tcPr>
            <w:tcW w:w="700" w:type="dxa"/>
            <w:tcBorders>
              <w:top w:val="single" w:sz="4" w:space="0" w:color="BFBFBF"/>
              <w:bottom w:val="single" w:sz="4" w:space="0" w:color="BFBFBF"/>
            </w:tcBorders>
            <w:noWrap/>
            <w:vAlign w:val="center"/>
            <w:hideMark/>
          </w:tcPr>
          <w:p w14:paraId="574B6DD5" w14:textId="77777777" w:rsidR="001D777B" w:rsidRPr="0079397B" w:rsidRDefault="001D777B" w:rsidP="008579B9">
            <w:pPr>
              <w:jc w:val="center"/>
              <w:rPr>
                <w:rFonts w:ascii="Arial" w:eastAsia="Times New Roman" w:hAnsi="Arial" w:cs="Arial"/>
                <w:color w:val="000000"/>
                <w:kern w:val="0"/>
                <w:sz w:val="18"/>
                <w:szCs w:val="18"/>
                <w14:ligatures w14:val="none"/>
              </w:rPr>
            </w:pPr>
            <w:r w:rsidRPr="0079397B">
              <w:rPr>
                <w:rFonts w:ascii="Arial" w:eastAsia="Times New Roman" w:hAnsi="Arial" w:cs="Arial"/>
                <w:color w:val="000000"/>
                <w:kern w:val="0"/>
                <w:sz w:val="18"/>
                <w:szCs w:val="18"/>
                <w14:ligatures w14:val="none"/>
              </w:rPr>
              <w:t>±0.7</w:t>
            </w:r>
          </w:p>
        </w:tc>
      </w:tr>
      <w:tr w:rsidR="001D777B" w:rsidRPr="0079397B" w14:paraId="0358F3C5" w14:textId="77777777" w:rsidTr="008579B9">
        <w:trPr>
          <w:trHeight w:val="320"/>
        </w:trPr>
        <w:tc>
          <w:tcPr>
            <w:tcW w:w="4410" w:type="dxa"/>
            <w:tcBorders>
              <w:top w:val="single" w:sz="4" w:space="0" w:color="BFBFBF"/>
              <w:bottom w:val="single" w:sz="4" w:space="0" w:color="BFBFBF"/>
            </w:tcBorders>
            <w:vAlign w:val="center"/>
            <w:hideMark/>
          </w:tcPr>
          <w:p w14:paraId="2DF7889E" w14:textId="77777777" w:rsidR="001D777B" w:rsidRPr="0079397B" w:rsidRDefault="001D777B" w:rsidP="008579B9">
            <w:pPr>
              <w:rPr>
                <w:rFonts w:ascii="Arial" w:eastAsia="Times New Roman" w:hAnsi="Arial" w:cs="Arial"/>
                <w:color w:val="000000"/>
                <w:kern w:val="0"/>
                <w:sz w:val="18"/>
                <w:szCs w:val="18"/>
                <w14:ligatures w14:val="none"/>
              </w:rPr>
            </w:pPr>
            <w:r w:rsidRPr="0079397B">
              <w:rPr>
                <w:rFonts w:ascii="Arial" w:eastAsia="Times New Roman" w:hAnsi="Arial" w:cs="Arial"/>
                <w:color w:val="000000"/>
                <w:kern w:val="0"/>
                <w:sz w:val="18"/>
                <w:szCs w:val="18"/>
                <w14:ligatures w14:val="none"/>
              </w:rPr>
              <w:t xml:space="preserve">The </w:t>
            </w:r>
            <w:proofErr w:type="spellStart"/>
            <w:r w:rsidRPr="0079397B">
              <w:rPr>
                <w:rFonts w:ascii="Arial" w:eastAsia="Times New Roman" w:hAnsi="Arial" w:cs="Arial"/>
                <w:color w:val="000000"/>
                <w:kern w:val="0"/>
                <w:sz w:val="18"/>
                <w:szCs w:val="18"/>
                <w14:ligatures w14:val="none"/>
              </w:rPr>
              <w:t>FlyRig</w:t>
            </w:r>
            <w:proofErr w:type="spellEnd"/>
            <w:r w:rsidRPr="0079397B">
              <w:rPr>
                <w:rFonts w:ascii="Arial" w:eastAsia="Times New Roman" w:hAnsi="Arial" w:cs="Arial"/>
                <w:color w:val="000000"/>
                <w:kern w:val="0"/>
                <w:sz w:val="18"/>
                <w:szCs w:val="18"/>
                <w14:ligatures w14:val="none"/>
              </w:rPr>
              <w:t xml:space="preserve"> software worked reliably.</w:t>
            </w:r>
          </w:p>
        </w:tc>
        <w:tc>
          <w:tcPr>
            <w:tcW w:w="290" w:type="dxa"/>
            <w:tcBorders>
              <w:top w:val="single" w:sz="4" w:space="0" w:color="BFBFBF"/>
              <w:bottom w:val="single" w:sz="4" w:space="0" w:color="BFBFBF"/>
            </w:tcBorders>
            <w:noWrap/>
            <w:vAlign w:val="center"/>
            <w:hideMark/>
          </w:tcPr>
          <w:p w14:paraId="0C40EA72" w14:textId="77777777" w:rsidR="001D777B" w:rsidRPr="0079397B" w:rsidRDefault="001D777B" w:rsidP="008579B9">
            <w:pPr>
              <w:jc w:val="center"/>
              <w:rPr>
                <w:rFonts w:ascii="Arial" w:eastAsia="Times New Roman" w:hAnsi="Arial" w:cs="Arial"/>
                <w:color w:val="000000"/>
                <w:kern w:val="0"/>
                <w:sz w:val="18"/>
                <w:szCs w:val="18"/>
                <w14:ligatures w14:val="none"/>
              </w:rPr>
            </w:pPr>
            <w:r w:rsidRPr="0079397B">
              <w:rPr>
                <w:rFonts w:ascii="Arial" w:eastAsia="Times New Roman" w:hAnsi="Arial" w:cs="Arial"/>
                <w:color w:val="000000"/>
                <w:kern w:val="0"/>
                <w:sz w:val="18"/>
                <w:szCs w:val="18"/>
                <w14:ligatures w14:val="none"/>
              </w:rPr>
              <w:t>4.6</w:t>
            </w:r>
          </w:p>
        </w:tc>
        <w:tc>
          <w:tcPr>
            <w:tcW w:w="700" w:type="dxa"/>
            <w:tcBorders>
              <w:top w:val="single" w:sz="4" w:space="0" w:color="BFBFBF"/>
              <w:bottom w:val="single" w:sz="4" w:space="0" w:color="BFBFBF"/>
            </w:tcBorders>
            <w:noWrap/>
            <w:vAlign w:val="center"/>
            <w:hideMark/>
          </w:tcPr>
          <w:p w14:paraId="316ED11C" w14:textId="77777777" w:rsidR="001D777B" w:rsidRPr="0079397B" w:rsidRDefault="001D777B" w:rsidP="008579B9">
            <w:pPr>
              <w:jc w:val="center"/>
              <w:rPr>
                <w:rFonts w:ascii="Arial" w:eastAsia="Times New Roman" w:hAnsi="Arial" w:cs="Arial"/>
                <w:color w:val="000000"/>
                <w:kern w:val="0"/>
                <w:sz w:val="18"/>
                <w:szCs w:val="18"/>
                <w14:ligatures w14:val="none"/>
              </w:rPr>
            </w:pPr>
            <w:r w:rsidRPr="0079397B">
              <w:rPr>
                <w:rFonts w:ascii="Arial" w:eastAsia="Times New Roman" w:hAnsi="Arial" w:cs="Arial"/>
                <w:color w:val="000000"/>
                <w:kern w:val="0"/>
                <w:sz w:val="18"/>
                <w:szCs w:val="18"/>
                <w14:ligatures w14:val="none"/>
              </w:rPr>
              <w:t>±1.3</w:t>
            </w:r>
          </w:p>
        </w:tc>
      </w:tr>
      <w:tr w:rsidR="001D777B" w:rsidRPr="0079397B" w14:paraId="420CEB51" w14:textId="77777777" w:rsidTr="008579B9">
        <w:trPr>
          <w:trHeight w:val="576"/>
        </w:trPr>
        <w:tc>
          <w:tcPr>
            <w:tcW w:w="4410" w:type="dxa"/>
            <w:tcBorders>
              <w:top w:val="single" w:sz="4" w:space="0" w:color="BFBFBF"/>
            </w:tcBorders>
            <w:vAlign w:val="center"/>
            <w:hideMark/>
          </w:tcPr>
          <w:p w14:paraId="068C82D1" w14:textId="77777777" w:rsidR="001D777B" w:rsidRPr="0079397B" w:rsidRDefault="001D777B" w:rsidP="008579B9">
            <w:pPr>
              <w:rPr>
                <w:rFonts w:ascii="Arial" w:eastAsia="Times New Roman" w:hAnsi="Arial" w:cs="Arial"/>
                <w:color w:val="000000"/>
                <w:kern w:val="0"/>
                <w:sz w:val="18"/>
                <w:szCs w:val="18"/>
                <w14:ligatures w14:val="none"/>
              </w:rPr>
            </w:pPr>
            <w:r w:rsidRPr="0079397B">
              <w:rPr>
                <w:rFonts w:ascii="Arial" w:eastAsia="Times New Roman" w:hAnsi="Arial" w:cs="Arial"/>
                <w:color w:val="000000"/>
                <w:kern w:val="0"/>
                <w:sz w:val="18"/>
                <w:szCs w:val="18"/>
                <w14:ligatures w14:val="none"/>
              </w:rPr>
              <w:t xml:space="preserve">Overall, using the </w:t>
            </w:r>
            <w:proofErr w:type="spellStart"/>
            <w:r w:rsidRPr="0079397B">
              <w:rPr>
                <w:rFonts w:ascii="Arial" w:eastAsia="Times New Roman" w:hAnsi="Arial" w:cs="Arial"/>
                <w:color w:val="000000"/>
                <w:kern w:val="0"/>
                <w:sz w:val="18"/>
                <w:szCs w:val="18"/>
                <w14:ligatures w14:val="none"/>
              </w:rPr>
              <w:t>FlyRig</w:t>
            </w:r>
            <w:proofErr w:type="spellEnd"/>
            <w:r w:rsidRPr="0079397B">
              <w:rPr>
                <w:rFonts w:ascii="Arial" w:eastAsia="Times New Roman" w:hAnsi="Arial" w:cs="Arial"/>
                <w:color w:val="000000"/>
                <w:kern w:val="0"/>
                <w:sz w:val="18"/>
                <w:szCs w:val="18"/>
                <w14:ligatures w14:val="none"/>
              </w:rPr>
              <w:t xml:space="preserve"> software to conduct an experiment was easy.</w:t>
            </w:r>
          </w:p>
        </w:tc>
        <w:tc>
          <w:tcPr>
            <w:tcW w:w="290" w:type="dxa"/>
            <w:tcBorders>
              <w:top w:val="single" w:sz="4" w:space="0" w:color="BFBFBF"/>
            </w:tcBorders>
            <w:noWrap/>
            <w:vAlign w:val="center"/>
            <w:hideMark/>
          </w:tcPr>
          <w:p w14:paraId="578352E2" w14:textId="77777777" w:rsidR="001D777B" w:rsidRPr="0079397B" w:rsidRDefault="001D777B" w:rsidP="008579B9">
            <w:pPr>
              <w:jc w:val="center"/>
              <w:rPr>
                <w:rFonts w:ascii="Arial" w:eastAsia="Times New Roman" w:hAnsi="Arial" w:cs="Arial"/>
                <w:color w:val="000000"/>
                <w:kern w:val="0"/>
                <w:sz w:val="18"/>
                <w:szCs w:val="18"/>
                <w14:ligatures w14:val="none"/>
              </w:rPr>
            </w:pPr>
            <w:r w:rsidRPr="0079397B">
              <w:rPr>
                <w:rFonts w:ascii="Arial" w:eastAsia="Times New Roman" w:hAnsi="Arial" w:cs="Arial"/>
                <w:color w:val="000000"/>
                <w:kern w:val="0"/>
                <w:sz w:val="18"/>
                <w:szCs w:val="18"/>
                <w14:ligatures w14:val="none"/>
              </w:rPr>
              <w:t>5.0</w:t>
            </w:r>
          </w:p>
        </w:tc>
        <w:tc>
          <w:tcPr>
            <w:tcW w:w="700" w:type="dxa"/>
            <w:tcBorders>
              <w:top w:val="single" w:sz="4" w:space="0" w:color="BFBFBF"/>
            </w:tcBorders>
            <w:noWrap/>
            <w:vAlign w:val="center"/>
            <w:hideMark/>
          </w:tcPr>
          <w:p w14:paraId="640F8277" w14:textId="77777777" w:rsidR="001D777B" w:rsidRPr="0079397B" w:rsidRDefault="001D777B" w:rsidP="008579B9">
            <w:pPr>
              <w:jc w:val="center"/>
              <w:rPr>
                <w:rFonts w:ascii="Arial" w:eastAsia="Times New Roman" w:hAnsi="Arial" w:cs="Arial"/>
                <w:color w:val="000000"/>
                <w:kern w:val="0"/>
                <w:sz w:val="18"/>
                <w:szCs w:val="18"/>
                <w14:ligatures w14:val="none"/>
              </w:rPr>
            </w:pPr>
            <w:r w:rsidRPr="0079397B">
              <w:rPr>
                <w:rFonts w:ascii="Arial" w:eastAsia="Times New Roman" w:hAnsi="Arial" w:cs="Arial"/>
                <w:color w:val="000000"/>
                <w:kern w:val="0"/>
                <w:sz w:val="18"/>
                <w:szCs w:val="18"/>
                <w14:ligatures w14:val="none"/>
              </w:rPr>
              <w:t>±0.7</w:t>
            </w:r>
          </w:p>
        </w:tc>
      </w:tr>
    </w:tbl>
    <w:p w14:paraId="0B7CA7BE" w14:textId="77777777" w:rsidR="001D777B" w:rsidRPr="0079397B" w:rsidRDefault="001D777B">
      <w:pPr>
        <w:rPr>
          <w:rFonts w:ascii="Arial" w:hAnsi="Arial" w:cs="Arial"/>
        </w:rPr>
      </w:pPr>
    </w:p>
    <w:p w14:paraId="4CDD8E9D" w14:textId="02340017" w:rsidR="00E205B7" w:rsidRPr="0079397B" w:rsidRDefault="00E205B7" w:rsidP="00DB1173">
      <w:pPr>
        <w:spacing w:line="360" w:lineRule="auto"/>
        <w:rPr>
          <w:rFonts w:ascii="Arial" w:hAnsi="Arial" w:cs="Arial"/>
          <w:b/>
          <w:bCs/>
        </w:rPr>
      </w:pPr>
    </w:p>
    <w:p w14:paraId="62AD8923" w14:textId="206E7430" w:rsidR="00307A7C" w:rsidRPr="0079397B" w:rsidRDefault="007463E5" w:rsidP="00DB1173">
      <w:pPr>
        <w:spacing w:line="360" w:lineRule="auto"/>
        <w:rPr>
          <w:rFonts w:ascii="Arial" w:hAnsi="Arial" w:cs="Arial"/>
        </w:rPr>
      </w:pPr>
      <w:r w:rsidRPr="0079397B">
        <w:rPr>
          <w:rFonts w:ascii="Arial" w:hAnsi="Arial" w:cs="Arial"/>
          <w:i/>
          <w:iCs/>
        </w:rPr>
        <w:t xml:space="preserve">Table </w:t>
      </w:r>
      <w:r w:rsidR="001D777B" w:rsidRPr="0079397B">
        <w:rPr>
          <w:rFonts w:ascii="Arial" w:hAnsi="Arial" w:cs="Arial"/>
          <w:i/>
          <w:iCs/>
        </w:rPr>
        <w:t>2</w:t>
      </w:r>
      <w:r w:rsidR="00B0603B" w:rsidRPr="0079397B">
        <w:rPr>
          <w:rFonts w:ascii="Arial" w:hAnsi="Arial" w:cs="Arial"/>
          <w:i/>
          <w:iCs/>
        </w:rPr>
        <w:t>.</w:t>
      </w:r>
      <w:r w:rsidR="00E205B7" w:rsidRPr="0079397B">
        <w:rPr>
          <w:rFonts w:ascii="Arial" w:hAnsi="Arial" w:cs="Arial"/>
        </w:rPr>
        <w:t xml:space="preserve"> </w:t>
      </w:r>
      <w:r w:rsidR="00A604AF" w:rsidRPr="0079397B">
        <w:rPr>
          <w:rFonts w:ascii="Arial" w:hAnsi="Arial" w:cs="Arial"/>
        </w:rPr>
        <w:t>Student evaluation of conceptual and technical aspects of the optogenetics laboratory. Student responses to queries</w:t>
      </w:r>
      <w:r w:rsidR="0091602D" w:rsidRPr="0079397B">
        <w:rPr>
          <w:rFonts w:ascii="Arial" w:hAnsi="Arial" w:cs="Arial"/>
        </w:rPr>
        <w:t xml:space="preserve"> </w:t>
      </w:r>
      <w:r w:rsidR="00A604AF" w:rsidRPr="0079397B">
        <w:rPr>
          <w:rFonts w:ascii="Arial" w:hAnsi="Arial" w:cs="Arial"/>
        </w:rPr>
        <w:t>ranked on a Likert scale</w:t>
      </w:r>
      <w:r w:rsidR="001D777B" w:rsidRPr="0079397B">
        <w:rPr>
          <w:rFonts w:ascii="Arial" w:hAnsi="Arial" w:cs="Arial"/>
        </w:rPr>
        <w:t xml:space="preserve"> (1 = Strongly Disagree, 2 = Disagree, 3 = Somewhat Disagree, 4 = Somewhat Agree, 5 = Agree, 6 = Strongly Agree)</w:t>
      </w:r>
      <w:r w:rsidR="00A604AF" w:rsidRPr="0079397B">
        <w:rPr>
          <w:rFonts w:ascii="Arial" w:hAnsi="Arial" w:cs="Arial"/>
        </w:rPr>
        <w:t xml:space="preserve">. </w:t>
      </w:r>
      <w:r w:rsidR="00170620" w:rsidRPr="0079397B">
        <w:rPr>
          <w:rFonts w:ascii="Arial" w:hAnsi="Arial" w:cs="Arial"/>
        </w:rPr>
        <w:t xml:space="preserve">Mean and standard deviation of responses are shown. </w:t>
      </w:r>
      <w:r w:rsidR="00A604AF" w:rsidRPr="0079397B">
        <w:rPr>
          <w:rFonts w:ascii="Arial" w:hAnsi="Arial" w:cs="Arial"/>
          <w:i/>
          <w:iCs/>
        </w:rPr>
        <w:t>n</w:t>
      </w:r>
      <w:r w:rsidR="00A604AF" w:rsidRPr="0079397B">
        <w:rPr>
          <w:rFonts w:ascii="Arial" w:hAnsi="Arial" w:cs="Arial"/>
        </w:rPr>
        <w:t xml:space="preserve"> = </w:t>
      </w:r>
      <w:r w:rsidR="009E4240" w:rsidRPr="0079397B">
        <w:rPr>
          <w:rFonts w:ascii="Arial" w:hAnsi="Arial" w:cs="Arial"/>
        </w:rPr>
        <w:t>17</w:t>
      </w:r>
      <w:r w:rsidR="00A604AF" w:rsidRPr="0079397B">
        <w:rPr>
          <w:rFonts w:ascii="Arial" w:hAnsi="Arial" w:cs="Arial"/>
        </w:rPr>
        <w:t xml:space="preserve"> students.</w:t>
      </w:r>
    </w:p>
    <w:p w14:paraId="6FFADEA2" w14:textId="607AF662" w:rsidR="00F70AEE" w:rsidRPr="0079397B" w:rsidRDefault="00F70AEE" w:rsidP="00DB1173">
      <w:pPr>
        <w:spacing w:line="360" w:lineRule="auto"/>
        <w:rPr>
          <w:rFonts w:ascii="Arial" w:hAnsi="Arial" w:cs="Arial"/>
          <w:b/>
          <w:bCs/>
        </w:rPr>
      </w:pPr>
      <w:r w:rsidRPr="0079397B">
        <w:rPr>
          <w:rFonts w:ascii="Arial" w:hAnsi="Arial" w:cs="Arial"/>
          <w:b/>
          <w:bCs/>
        </w:rPr>
        <w:br w:type="page"/>
      </w:r>
    </w:p>
    <w:sdt>
      <w:sdtPr>
        <w:rPr>
          <w:rFonts w:ascii="Arial" w:eastAsiaTheme="minorEastAsia" w:hAnsi="Arial" w:cs="Arial"/>
          <w:b/>
          <w:kern w:val="0"/>
          <w14:ligatures w14:val="none"/>
        </w:rPr>
        <w:alias w:val="SmartCite Bibliography"/>
        <w:tag w:val="The Journal of Neuroscience+{&quot;language&quot;:&quot;en-US&quot;,&quot;isSectionsModeOn&quot;:false}"/>
        <w:id w:val="-1675640068"/>
        <w:placeholder>
          <w:docPart w:val="DefaultPlaceholder_-1854013440"/>
        </w:placeholder>
      </w:sdtPr>
      <w:sdtEndPr>
        <w:rPr>
          <w:b w:val="0"/>
          <w:bCs/>
        </w:rPr>
      </w:sdtEndPr>
      <w:sdtContent>
        <w:p w14:paraId="6E7FCAAE" w14:textId="77777777" w:rsidR="00893991" w:rsidRPr="0079397B" w:rsidRDefault="00893991" w:rsidP="00893991">
          <w:pPr>
            <w:divId w:val="1667631455"/>
            <w:rPr>
              <w:rFonts w:ascii="Arial" w:eastAsia="Times New Roman" w:hAnsi="Arial" w:cs="Arial"/>
              <w:kern w:val="0"/>
              <w14:ligatures w14:val="none"/>
              <w:rPrChange w:id="68" w:author="Eric Hoopfer" w:date="2025-11-08T14:22:00Z" w16du:dateUtc="2025-11-08T20:22:00Z">
                <w:rPr>
                  <w:rFonts w:ascii="Times New Roman" w:eastAsia="Times New Roman" w:hAnsi="Times New Roman" w:cs="Times New Roman"/>
                  <w:kern w:val="0"/>
                  <w14:ligatures w14:val="none"/>
                </w:rPr>
              </w:rPrChange>
            </w:rPr>
          </w:pPr>
          <w:r w:rsidRPr="0079397B">
            <w:rPr>
              <w:rFonts w:ascii="Arial" w:eastAsia="Times New Roman" w:hAnsi="Arial" w:cs="Arial"/>
              <w:rPrChange w:id="69" w:author="Eric Hoopfer" w:date="2025-11-08T14:22:00Z" w16du:dateUtc="2025-11-08T20:22:00Z">
                <w:rPr>
                  <w:rFonts w:ascii="Times New Roman" w:eastAsia="Times New Roman" w:hAnsi="Times New Roman" w:cs="Times New Roman"/>
                </w:rPr>
              </w:rPrChange>
            </w:rPr>
            <w:br/>
          </w:r>
        </w:p>
        <w:p w14:paraId="378F67ED" w14:textId="77777777" w:rsidR="00893991" w:rsidRPr="0079397B" w:rsidRDefault="00893991" w:rsidP="00893991">
          <w:pPr>
            <w:pStyle w:val="bibliography"/>
            <w:ind w:left="300" w:hanging="300"/>
            <w:divId w:val="1667631455"/>
            <w:rPr>
              <w:rFonts w:ascii="Arial" w:hAnsi="Arial" w:cs="Arial"/>
              <w:rPrChange w:id="70" w:author="Eric Hoopfer" w:date="2025-11-08T14:22:00Z" w16du:dateUtc="2025-11-08T20:22:00Z">
                <w:rPr/>
              </w:rPrChange>
            </w:rPr>
          </w:pPr>
          <w:r w:rsidRPr="0079397B">
            <w:rPr>
              <w:rFonts w:ascii="Arial" w:hAnsi="Arial" w:cs="Arial"/>
              <w:rPrChange w:id="71" w:author="Eric Hoopfer" w:date="2025-11-08T14:22:00Z" w16du:dateUtc="2025-11-08T20:22:00Z">
                <w:rPr/>
              </w:rPrChange>
            </w:rPr>
            <w:t xml:space="preserve">Anderson DJ (2016) Circuit modules linking internal states and social </w:t>
          </w:r>
          <w:proofErr w:type="spellStart"/>
          <w:r w:rsidRPr="0079397B">
            <w:rPr>
              <w:rFonts w:ascii="Arial" w:hAnsi="Arial" w:cs="Arial"/>
              <w:rPrChange w:id="72" w:author="Eric Hoopfer" w:date="2025-11-08T14:22:00Z" w16du:dateUtc="2025-11-08T20:22:00Z">
                <w:rPr/>
              </w:rPrChange>
            </w:rPr>
            <w:t>behaviour</w:t>
          </w:r>
          <w:proofErr w:type="spellEnd"/>
          <w:r w:rsidRPr="0079397B">
            <w:rPr>
              <w:rFonts w:ascii="Arial" w:hAnsi="Arial" w:cs="Arial"/>
              <w:rPrChange w:id="73" w:author="Eric Hoopfer" w:date="2025-11-08T14:22:00Z" w16du:dateUtc="2025-11-08T20:22:00Z">
                <w:rPr/>
              </w:rPrChange>
            </w:rPr>
            <w:t xml:space="preserve"> in flies and mice. Nature reviews Neuroscience 17:692–704 Available at: </w:t>
          </w:r>
          <w:r w:rsidRPr="0079397B">
            <w:rPr>
              <w:rFonts w:ascii="Arial" w:hAnsi="Arial" w:cs="Arial"/>
              <w:rPrChange w:id="74" w:author="Eric Hoopfer" w:date="2025-11-08T14:22:00Z" w16du:dateUtc="2025-11-08T20:22:00Z">
                <w:rPr/>
              </w:rPrChange>
            </w:rPr>
            <w:fldChar w:fldCharType="begin"/>
          </w:r>
          <w:r w:rsidRPr="0079397B">
            <w:rPr>
              <w:rFonts w:ascii="Arial" w:hAnsi="Arial" w:cs="Arial"/>
              <w:rPrChange w:id="75" w:author="Eric Hoopfer" w:date="2025-11-08T14:22:00Z" w16du:dateUtc="2025-11-08T20:22:00Z">
                <w:rPr/>
              </w:rPrChange>
            </w:rPr>
            <w:instrText>HYPERLINK "http://www.nature.com/nrn/journal/v17/n11/abs/nrn.2016.125.html?lang=en?WT.ec_id=NRN-201611&amp;spMailingID=52555400&amp;spUserID=MTc2ODI3OTIxMQS2&amp;spJobID=1023457277&amp;spReportId=MTAyMzQ1NzI3NwS2"</w:instrText>
          </w:r>
          <w:r w:rsidRPr="0079397B">
            <w:rPr>
              <w:rFonts w:ascii="Arial" w:hAnsi="Arial" w:cs="Arial"/>
              <w:rPrChange w:id="76" w:author="Eric Hoopfer" w:date="2025-11-08T14:22:00Z" w16du:dateUtc="2025-11-08T20:22:00Z">
                <w:rPr/>
              </w:rPrChange>
            </w:rPr>
          </w:r>
          <w:r w:rsidRPr="0079397B">
            <w:rPr>
              <w:rFonts w:ascii="Arial" w:hAnsi="Arial" w:cs="Arial"/>
              <w:rPrChange w:id="77" w:author="Eric Hoopfer" w:date="2025-11-08T14:22:00Z" w16du:dateUtc="2025-11-08T20:22:00Z">
                <w:rPr/>
              </w:rPrChange>
            </w:rPr>
            <w:fldChar w:fldCharType="separate"/>
          </w:r>
          <w:r w:rsidRPr="0079397B">
            <w:rPr>
              <w:rStyle w:val="Hyperlink"/>
              <w:rFonts w:ascii="Arial" w:hAnsi="Arial" w:cs="Arial"/>
              <w:rPrChange w:id="78" w:author="Eric Hoopfer" w:date="2025-11-08T14:22:00Z" w16du:dateUtc="2025-11-08T20:22:00Z">
                <w:rPr>
                  <w:rStyle w:val="Hyperlink"/>
                </w:rPr>
              </w:rPrChange>
            </w:rPr>
            <w:t>http://www.nature.com/nrn/journal/v17/n11/abs/nrn.2016.125.html?lang=en?WT.ec_id=NRN-201611&amp;spMailingID=52555400&amp;spUserID=MTc2ODI3OTIxMQS2&amp;spJobID=1023457277&amp;spReportId=MTAyMzQ1NzI3NwS2</w:t>
          </w:r>
          <w:r w:rsidRPr="0079397B">
            <w:rPr>
              <w:rFonts w:ascii="Arial" w:hAnsi="Arial" w:cs="Arial"/>
              <w:rPrChange w:id="79" w:author="Eric Hoopfer" w:date="2025-11-08T14:22:00Z" w16du:dateUtc="2025-11-08T20:22:00Z">
                <w:rPr/>
              </w:rPrChange>
            </w:rPr>
            <w:fldChar w:fldCharType="end"/>
          </w:r>
          <w:r w:rsidRPr="0079397B">
            <w:rPr>
              <w:rFonts w:ascii="Arial" w:hAnsi="Arial" w:cs="Arial"/>
              <w:rPrChange w:id="80" w:author="Eric Hoopfer" w:date="2025-11-08T14:22:00Z" w16du:dateUtc="2025-11-08T20:22:00Z">
                <w:rPr/>
              </w:rPrChange>
            </w:rPr>
            <w:t>.</w:t>
          </w:r>
        </w:p>
        <w:p w14:paraId="1392CC89" w14:textId="77777777" w:rsidR="00893991" w:rsidRPr="0079397B" w:rsidRDefault="00893991" w:rsidP="00893991">
          <w:pPr>
            <w:pStyle w:val="bibliography"/>
            <w:ind w:left="300" w:hanging="300"/>
            <w:divId w:val="1667631455"/>
            <w:rPr>
              <w:rFonts w:ascii="Arial" w:hAnsi="Arial" w:cs="Arial"/>
              <w:rPrChange w:id="81" w:author="Eric Hoopfer" w:date="2025-11-08T14:22:00Z" w16du:dateUtc="2025-11-08T20:22:00Z">
                <w:rPr/>
              </w:rPrChange>
            </w:rPr>
          </w:pPr>
          <w:r w:rsidRPr="0079397B">
            <w:rPr>
              <w:rFonts w:ascii="Arial" w:hAnsi="Arial" w:cs="Arial"/>
              <w:rPrChange w:id="82" w:author="Eric Hoopfer" w:date="2025-11-08T14:22:00Z" w16du:dateUtc="2025-11-08T20:22:00Z">
                <w:rPr/>
              </w:rPrChange>
            </w:rPr>
            <w:t>Anderson DJ, Adolphs R (2014) A framework for studying emotions across species. Cell 157:187–200.</w:t>
          </w:r>
        </w:p>
        <w:p w14:paraId="01BD6AA8" w14:textId="77777777" w:rsidR="00893991" w:rsidRPr="0079397B" w:rsidRDefault="00893991" w:rsidP="00893991">
          <w:pPr>
            <w:pStyle w:val="bibliography"/>
            <w:ind w:left="300" w:hanging="300"/>
            <w:divId w:val="1667631455"/>
            <w:rPr>
              <w:rFonts w:ascii="Arial" w:hAnsi="Arial" w:cs="Arial"/>
              <w:rPrChange w:id="83" w:author="Eric Hoopfer" w:date="2025-11-08T14:22:00Z" w16du:dateUtc="2025-11-08T20:22:00Z">
                <w:rPr/>
              </w:rPrChange>
            </w:rPr>
          </w:pPr>
          <w:r w:rsidRPr="0079397B">
            <w:rPr>
              <w:rFonts w:ascii="Arial" w:hAnsi="Arial" w:cs="Arial"/>
              <w:rPrChange w:id="84" w:author="Eric Hoopfer" w:date="2025-11-08T14:22:00Z" w16du:dateUtc="2025-11-08T20:22:00Z">
                <w:rPr/>
              </w:rPrChange>
            </w:rPr>
            <w:t xml:space="preserve">Asahina K (2018) Sex differences in Drosophila behavior: Qualitative and Quantitative Dimorphism. Curr </w:t>
          </w:r>
          <w:proofErr w:type="spellStart"/>
          <w:r w:rsidRPr="0079397B">
            <w:rPr>
              <w:rFonts w:ascii="Arial" w:hAnsi="Arial" w:cs="Arial"/>
              <w:rPrChange w:id="85" w:author="Eric Hoopfer" w:date="2025-11-08T14:22:00Z" w16du:dateUtc="2025-11-08T20:22:00Z">
                <w:rPr/>
              </w:rPrChange>
            </w:rPr>
            <w:t>Opin</w:t>
          </w:r>
          <w:proofErr w:type="spellEnd"/>
          <w:r w:rsidRPr="0079397B">
            <w:rPr>
              <w:rFonts w:ascii="Arial" w:hAnsi="Arial" w:cs="Arial"/>
              <w:rPrChange w:id="86" w:author="Eric Hoopfer" w:date="2025-11-08T14:22:00Z" w16du:dateUtc="2025-11-08T20:22:00Z">
                <w:rPr/>
              </w:rPrChange>
            </w:rPr>
            <w:t xml:space="preserve"> </w:t>
          </w:r>
          <w:proofErr w:type="spellStart"/>
          <w:r w:rsidRPr="0079397B">
            <w:rPr>
              <w:rFonts w:ascii="Arial" w:hAnsi="Arial" w:cs="Arial"/>
              <w:rPrChange w:id="87" w:author="Eric Hoopfer" w:date="2025-11-08T14:22:00Z" w16du:dateUtc="2025-11-08T20:22:00Z">
                <w:rPr/>
              </w:rPrChange>
            </w:rPr>
            <w:t>Physiol</w:t>
          </w:r>
          <w:proofErr w:type="spellEnd"/>
          <w:r w:rsidRPr="0079397B">
            <w:rPr>
              <w:rFonts w:ascii="Arial" w:hAnsi="Arial" w:cs="Arial"/>
              <w:rPrChange w:id="88" w:author="Eric Hoopfer" w:date="2025-11-08T14:22:00Z" w16du:dateUtc="2025-11-08T20:22:00Z">
                <w:rPr/>
              </w:rPrChange>
            </w:rPr>
            <w:t xml:space="preserve"> 6:35–45.</w:t>
          </w:r>
        </w:p>
        <w:p w14:paraId="5AB15C10" w14:textId="77777777" w:rsidR="00893991" w:rsidRPr="0079397B" w:rsidRDefault="00893991" w:rsidP="00893991">
          <w:pPr>
            <w:pStyle w:val="bibliography"/>
            <w:ind w:left="300" w:hanging="300"/>
            <w:divId w:val="1667631455"/>
            <w:rPr>
              <w:rFonts w:ascii="Arial" w:hAnsi="Arial" w:cs="Arial"/>
              <w:rPrChange w:id="89" w:author="Eric Hoopfer" w:date="2025-11-08T14:22:00Z" w16du:dateUtc="2025-11-08T20:22:00Z">
                <w:rPr/>
              </w:rPrChange>
            </w:rPr>
          </w:pPr>
          <w:r w:rsidRPr="0079397B">
            <w:rPr>
              <w:rFonts w:ascii="Arial" w:hAnsi="Arial" w:cs="Arial"/>
              <w:rPrChange w:id="90" w:author="Eric Hoopfer" w:date="2025-11-08T14:22:00Z" w16du:dateUtc="2025-11-08T20:22:00Z">
                <w:rPr/>
              </w:rPrChange>
            </w:rPr>
            <w:t xml:space="preserve">Asahina K, Watanabe K, </w:t>
          </w:r>
          <w:proofErr w:type="spellStart"/>
          <w:r w:rsidRPr="0079397B">
            <w:rPr>
              <w:rFonts w:ascii="Arial" w:hAnsi="Arial" w:cs="Arial"/>
              <w:rPrChange w:id="91" w:author="Eric Hoopfer" w:date="2025-11-08T14:22:00Z" w16du:dateUtc="2025-11-08T20:22:00Z">
                <w:rPr/>
              </w:rPrChange>
            </w:rPr>
            <w:t>Duistermars</w:t>
          </w:r>
          <w:proofErr w:type="spellEnd"/>
          <w:r w:rsidRPr="0079397B">
            <w:rPr>
              <w:rFonts w:ascii="Arial" w:hAnsi="Arial" w:cs="Arial"/>
              <w:rPrChange w:id="92" w:author="Eric Hoopfer" w:date="2025-11-08T14:22:00Z" w16du:dateUtc="2025-11-08T20:22:00Z">
                <w:rPr/>
              </w:rPrChange>
            </w:rPr>
            <w:t xml:space="preserve"> BJ, Hoopfer E, González CR, Eyjólfsdóttir EA, Perona P, Anderson DJ (2014) Tachykinin-Expressing Neurons Control Male-Specific Aggressive Arousal in Drosophila. Cell 156:221–235 Available at: </w:t>
          </w:r>
          <w:r w:rsidRPr="0079397B">
            <w:rPr>
              <w:rFonts w:ascii="Arial" w:hAnsi="Arial" w:cs="Arial"/>
              <w:rPrChange w:id="93" w:author="Eric Hoopfer" w:date="2025-11-08T14:22:00Z" w16du:dateUtc="2025-11-08T20:22:00Z">
                <w:rPr/>
              </w:rPrChange>
            </w:rPr>
            <w:fldChar w:fldCharType="begin"/>
          </w:r>
          <w:r w:rsidRPr="0079397B">
            <w:rPr>
              <w:rFonts w:ascii="Arial" w:hAnsi="Arial" w:cs="Arial"/>
              <w:rPrChange w:id="94" w:author="Eric Hoopfer" w:date="2025-11-08T14:22:00Z" w16du:dateUtc="2025-11-08T20:22:00Z">
                <w:rPr/>
              </w:rPrChange>
            </w:rPr>
            <w:instrText>HYPERLINK "http://www.cell.com/abstract/S0092-8674(13)01536-5?utm_source=ECE001&amp;utm_campaign=&amp;utm_content=&amp;utm_medium=email&amp;bid=5LNUT5F"</w:instrText>
          </w:r>
          <w:r w:rsidRPr="0079397B">
            <w:rPr>
              <w:rFonts w:ascii="Arial" w:hAnsi="Arial" w:cs="Arial"/>
              <w:rPrChange w:id="95" w:author="Eric Hoopfer" w:date="2025-11-08T14:22:00Z" w16du:dateUtc="2025-11-08T20:22:00Z">
                <w:rPr/>
              </w:rPrChange>
            </w:rPr>
          </w:r>
          <w:r w:rsidRPr="0079397B">
            <w:rPr>
              <w:rFonts w:ascii="Arial" w:hAnsi="Arial" w:cs="Arial"/>
              <w:rPrChange w:id="96" w:author="Eric Hoopfer" w:date="2025-11-08T14:22:00Z" w16du:dateUtc="2025-11-08T20:22:00Z">
                <w:rPr/>
              </w:rPrChange>
            </w:rPr>
            <w:fldChar w:fldCharType="separate"/>
          </w:r>
          <w:r w:rsidRPr="0079397B">
            <w:rPr>
              <w:rStyle w:val="Hyperlink"/>
              <w:rFonts w:ascii="Arial" w:hAnsi="Arial" w:cs="Arial"/>
              <w:rPrChange w:id="97" w:author="Eric Hoopfer" w:date="2025-11-08T14:22:00Z" w16du:dateUtc="2025-11-08T20:22:00Z">
                <w:rPr>
                  <w:rStyle w:val="Hyperlink"/>
                </w:rPr>
              </w:rPrChange>
            </w:rPr>
            <w:t>http://www.cell.com/abstract/S0092-8674(13)01536-5?utm_source=ECE001&amp;utm_campaign=&amp;utm_content=&amp;utm_medium=email&amp;bid=5LNUT5F</w:t>
          </w:r>
          <w:r w:rsidRPr="0079397B">
            <w:rPr>
              <w:rFonts w:ascii="Arial" w:hAnsi="Arial" w:cs="Arial"/>
              <w:rPrChange w:id="98" w:author="Eric Hoopfer" w:date="2025-11-08T14:22:00Z" w16du:dateUtc="2025-11-08T20:22:00Z">
                <w:rPr/>
              </w:rPrChange>
            </w:rPr>
            <w:fldChar w:fldCharType="end"/>
          </w:r>
          <w:r w:rsidRPr="0079397B">
            <w:rPr>
              <w:rFonts w:ascii="Arial" w:hAnsi="Arial" w:cs="Arial"/>
              <w:rPrChange w:id="99" w:author="Eric Hoopfer" w:date="2025-11-08T14:22:00Z" w16du:dateUtc="2025-11-08T20:22:00Z">
                <w:rPr/>
              </w:rPrChange>
            </w:rPr>
            <w:t>.</w:t>
          </w:r>
        </w:p>
        <w:p w14:paraId="6125B205" w14:textId="77777777" w:rsidR="00893991" w:rsidRPr="0079397B" w:rsidRDefault="00893991" w:rsidP="00893991">
          <w:pPr>
            <w:pStyle w:val="bibliography"/>
            <w:ind w:left="300" w:hanging="300"/>
            <w:divId w:val="1667631455"/>
            <w:rPr>
              <w:rFonts w:ascii="Arial" w:hAnsi="Arial" w:cs="Arial"/>
              <w:rPrChange w:id="100" w:author="Eric Hoopfer" w:date="2025-11-08T14:22:00Z" w16du:dateUtc="2025-11-08T20:22:00Z">
                <w:rPr/>
              </w:rPrChange>
            </w:rPr>
          </w:pPr>
          <w:r w:rsidRPr="0079397B">
            <w:rPr>
              <w:rFonts w:ascii="Arial" w:hAnsi="Arial" w:cs="Arial"/>
              <w:rPrChange w:id="101" w:author="Eric Hoopfer" w:date="2025-11-08T14:22:00Z" w16du:dateUtc="2025-11-08T20:22:00Z">
                <w:rPr/>
              </w:rPrChange>
            </w:rPr>
            <w:t xml:space="preserve">Auer TO, Benton R (2016) Sexual circuitry in Drosophila. Current opinion in neurobiology 38:18–26 Available at: </w:t>
          </w:r>
          <w:r w:rsidRPr="0079397B">
            <w:rPr>
              <w:rFonts w:ascii="Arial" w:hAnsi="Arial" w:cs="Arial"/>
              <w:rPrChange w:id="102" w:author="Eric Hoopfer" w:date="2025-11-08T14:22:00Z" w16du:dateUtc="2025-11-08T20:22:00Z">
                <w:rPr/>
              </w:rPrChange>
            </w:rPr>
            <w:fldChar w:fldCharType="begin"/>
          </w:r>
          <w:r w:rsidRPr="0079397B">
            <w:rPr>
              <w:rFonts w:ascii="Arial" w:hAnsi="Arial" w:cs="Arial"/>
              <w:rPrChange w:id="103" w:author="Eric Hoopfer" w:date="2025-11-08T14:22:00Z" w16du:dateUtc="2025-11-08T20:22:00Z">
                <w:rPr/>
              </w:rPrChange>
            </w:rPr>
            <w:instrText>HYPERLINK "http://www.sciencedirect.com/science/article/pii/S0959438816000052"</w:instrText>
          </w:r>
          <w:r w:rsidRPr="0079397B">
            <w:rPr>
              <w:rFonts w:ascii="Arial" w:hAnsi="Arial" w:cs="Arial"/>
              <w:rPrChange w:id="104" w:author="Eric Hoopfer" w:date="2025-11-08T14:22:00Z" w16du:dateUtc="2025-11-08T20:22:00Z">
                <w:rPr/>
              </w:rPrChange>
            </w:rPr>
          </w:r>
          <w:r w:rsidRPr="0079397B">
            <w:rPr>
              <w:rFonts w:ascii="Arial" w:hAnsi="Arial" w:cs="Arial"/>
              <w:rPrChange w:id="105" w:author="Eric Hoopfer" w:date="2025-11-08T14:22:00Z" w16du:dateUtc="2025-11-08T20:22:00Z">
                <w:rPr/>
              </w:rPrChange>
            </w:rPr>
            <w:fldChar w:fldCharType="separate"/>
          </w:r>
          <w:r w:rsidRPr="0079397B">
            <w:rPr>
              <w:rStyle w:val="Hyperlink"/>
              <w:rFonts w:ascii="Arial" w:hAnsi="Arial" w:cs="Arial"/>
              <w:rPrChange w:id="106" w:author="Eric Hoopfer" w:date="2025-11-08T14:22:00Z" w16du:dateUtc="2025-11-08T20:22:00Z">
                <w:rPr>
                  <w:rStyle w:val="Hyperlink"/>
                </w:rPr>
              </w:rPrChange>
            </w:rPr>
            <w:t>http://www.sciencedirect.com/science/article/pii/S0959438816000052</w:t>
          </w:r>
          <w:r w:rsidRPr="0079397B">
            <w:rPr>
              <w:rFonts w:ascii="Arial" w:hAnsi="Arial" w:cs="Arial"/>
              <w:rPrChange w:id="107" w:author="Eric Hoopfer" w:date="2025-11-08T14:22:00Z" w16du:dateUtc="2025-11-08T20:22:00Z">
                <w:rPr/>
              </w:rPrChange>
            </w:rPr>
            <w:fldChar w:fldCharType="end"/>
          </w:r>
          <w:r w:rsidRPr="0079397B">
            <w:rPr>
              <w:rFonts w:ascii="Arial" w:hAnsi="Arial" w:cs="Arial"/>
              <w:rPrChange w:id="108" w:author="Eric Hoopfer" w:date="2025-11-08T14:22:00Z" w16du:dateUtc="2025-11-08T20:22:00Z">
                <w:rPr/>
              </w:rPrChange>
            </w:rPr>
            <w:t>.</w:t>
          </w:r>
        </w:p>
        <w:p w14:paraId="7E2B6359" w14:textId="77777777" w:rsidR="00893991" w:rsidRPr="0079397B" w:rsidRDefault="00893991" w:rsidP="00893991">
          <w:pPr>
            <w:pStyle w:val="bibliography"/>
            <w:ind w:left="300" w:hanging="300"/>
            <w:divId w:val="1667631455"/>
            <w:rPr>
              <w:rFonts w:ascii="Arial" w:hAnsi="Arial" w:cs="Arial"/>
              <w:rPrChange w:id="109" w:author="Eric Hoopfer" w:date="2025-11-08T14:22:00Z" w16du:dateUtc="2025-11-08T20:22:00Z">
                <w:rPr/>
              </w:rPrChange>
            </w:rPr>
          </w:pPr>
          <w:r w:rsidRPr="0079397B">
            <w:rPr>
              <w:rFonts w:ascii="Arial" w:hAnsi="Arial" w:cs="Arial"/>
              <w:rPrChange w:id="110" w:author="Eric Hoopfer" w:date="2025-11-08T14:22:00Z" w16du:dateUtc="2025-11-08T20:22:00Z">
                <w:rPr/>
              </w:rPrChange>
            </w:rPr>
            <w:t xml:space="preserve">Bath DE, Stowers JR, Hörmann D, Poehlmann A, Dickson BJ, Straw AD (2014) </w:t>
          </w:r>
          <w:proofErr w:type="spellStart"/>
          <w:r w:rsidRPr="0079397B">
            <w:rPr>
              <w:rFonts w:ascii="Arial" w:hAnsi="Arial" w:cs="Arial"/>
              <w:rPrChange w:id="111" w:author="Eric Hoopfer" w:date="2025-11-08T14:22:00Z" w16du:dateUtc="2025-11-08T20:22:00Z">
                <w:rPr/>
              </w:rPrChange>
            </w:rPr>
            <w:t>FlyMAD</w:t>
          </w:r>
          <w:proofErr w:type="spellEnd"/>
          <w:r w:rsidRPr="0079397B">
            <w:rPr>
              <w:rFonts w:ascii="Arial" w:hAnsi="Arial" w:cs="Arial"/>
              <w:rPrChange w:id="112" w:author="Eric Hoopfer" w:date="2025-11-08T14:22:00Z" w16du:dateUtc="2025-11-08T20:22:00Z">
                <w:rPr/>
              </w:rPrChange>
            </w:rPr>
            <w:t>: rapid thermogenetic control of neuronal activity in freely walking Drosophila. Nature methods 11:756–762.</w:t>
          </w:r>
        </w:p>
        <w:p w14:paraId="618F3EFF" w14:textId="77777777" w:rsidR="00893991" w:rsidRPr="0079397B" w:rsidRDefault="00893991" w:rsidP="00893991">
          <w:pPr>
            <w:pStyle w:val="bibliography"/>
            <w:ind w:left="300" w:hanging="300"/>
            <w:divId w:val="1667631455"/>
            <w:rPr>
              <w:rFonts w:ascii="Arial" w:hAnsi="Arial" w:cs="Arial"/>
              <w:rPrChange w:id="113" w:author="Eric Hoopfer" w:date="2025-11-08T14:22:00Z" w16du:dateUtc="2025-11-08T20:22:00Z">
                <w:rPr/>
              </w:rPrChange>
            </w:rPr>
          </w:pPr>
          <w:r w:rsidRPr="0079397B">
            <w:rPr>
              <w:rFonts w:ascii="Arial" w:hAnsi="Arial" w:cs="Arial"/>
              <w:rPrChange w:id="114" w:author="Eric Hoopfer" w:date="2025-11-08T14:22:00Z" w16du:dateUtc="2025-11-08T20:22:00Z">
                <w:rPr/>
              </w:rPrChange>
            </w:rPr>
            <w:t>Berridge KC (2004) Motivation concepts in behavioral neuroscience. Physiology &amp; behavior 81:179–209.</w:t>
          </w:r>
        </w:p>
        <w:p w14:paraId="4F70AB9B" w14:textId="77777777" w:rsidR="00893991" w:rsidRPr="0079397B" w:rsidRDefault="00893991" w:rsidP="00893991">
          <w:pPr>
            <w:pStyle w:val="bibliography"/>
            <w:ind w:left="300" w:hanging="300"/>
            <w:divId w:val="1667631455"/>
            <w:rPr>
              <w:rFonts w:ascii="Arial" w:hAnsi="Arial" w:cs="Arial"/>
              <w:rPrChange w:id="115" w:author="Eric Hoopfer" w:date="2025-11-08T14:22:00Z" w16du:dateUtc="2025-11-08T20:22:00Z">
                <w:rPr/>
              </w:rPrChange>
            </w:rPr>
          </w:pPr>
          <w:r w:rsidRPr="0079397B">
            <w:rPr>
              <w:rFonts w:ascii="Arial" w:hAnsi="Arial" w:cs="Arial"/>
              <w:rPrChange w:id="116" w:author="Eric Hoopfer" w:date="2025-11-08T14:22:00Z" w16du:dateUtc="2025-11-08T20:22:00Z">
                <w:rPr/>
              </w:rPrChange>
            </w:rPr>
            <w:t xml:space="preserve">Boyden ES, Zhang F, Bamberg E, Nagel G, </w:t>
          </w:r>
          <w:proofErr w:type="spellStart"/>
          <w:r w:rsidRPr="0079397B">
            <w:rPr>
              <w:rFonts w:ascii="Arial" w:hAnsi="Arial" w:cs="Arial"/>
              <w:rPrChange w:id="117" w:author="Eric Hoopfer" w:date="2025-11-08T14:22:00Z" w16du:dateUtc="2025-11-08T20:22:00Z">
                <w:rPr/>
              </w:rPrChange>
            </w:rPr>
            <w:t>Deisseroth</w:t>
          </w:r>
          <w:proofErr w:type="spellEnd"/>
          <w:r w:rsidRPr="0079397B">
            <w:rPr>
              <w:rFonts w:ascii="Arial" w:hAnsi="Arial" w:cs="Arial"/>
              <w:rPrChange w:id="118" w:author="Eric Hoopfer" w:date="2025-11-08T14:22:00Z" w16du:dateUtc="2025-11-08T20:22:00Z">
                <w:rPr/>
              </w:rPrChange>
            </w:rPr>
            <w:t xml:space="preserve"> K (2005) Millisecond-timescale, genetically targeted optical control of neural activity. Nat </w:t>
          </w:r>
          <w:proofErr w:type="spellStart"/>
          <w:r w:rsidRPr="0079397B">
            <w:rPr>
              <w:rFonts w:ascii="Arial" w:hAnsi="Arial" w:cs="Arial"/>
              <w:rPrChange w:id="119" w:author="Eric Hoopfer" w:date="2025-11-08T14:22:00Z" w16du:dateUtc="2025-11-08T20:22:00Z">
                <w:rPr/>
              </w:rPrChange>
            </w:rPr>
            <w:t>Neurosci</w:t>
          </w:r>
          <w:proofErr w:type="spellEnd"/>
          <w:r w:rsidRPr="0079397B">
            <w:rPr>
              <w:rFonts w:ascii="Arial" w:hAnsi="Arial" w:cs="Arial"/>
              <w:rPrChange w:id="120" w:author="Eric Hoopfer" w:date="2025-11-08T14:22:00Z" w16du:dateUtc="2025-11-08T20:22:00Z">
                <w:rPr/>
              </w:rPrChange>
            </w:rPr>
            <w:t xml:space="preserve"> 8:1263–1268.</w:t>
          </w:r>
        </w:p>
        <w:p w14:paraId="30743386" w14:textId="77777777" w:rsidR="00893991" w:rsidRPr="0079397B" w:rsidRDefault="00893991" w:rsidP="00893991">
          <w:pPr>
            <w:pStyle w:val="bibliography"/>
            <w:ind w:left="300" w:hanging="300"/>
            <w:divId w:val="1667631455"/>
            <w:rPr>
              <w:rFonts w:ascii="Arial" w:hAnsi="Arial" w:cs="Arial"/>
              <w:rPrChange w:id="121" w:author="Eric Hoopfer" w:date="2025-11-08T14:22:00Z" w16du:dateUtc="2025-11-08T20:22:00Z">
                <w:rPr/>
              </w:rPrChange>
            </w:rPr>
          </w:pPr>
          <w:r w:rsidRPr="0079397B">
            <w:rPr>
              <w:rFonts w:ascii="Arial" w:hAnsi="Arial" w:cs="Arial"/>
              <w:rPrChange w:id="122" w:author="Eric Hoopfer" w:date="2025-11-08T14:22:00Z" w16du:dateUtc="2025-11-08T20:22:00Z">
                <w:rPr/>
              </w:rPrChange>
            </w:rPr>
            <w:t xml:space="preserve">Brand AH, </w:t>
          </w:r>
          <w:proofErr w:type="spellStart"/>
          <w:r w:rsidRPr="0079397B">
            <w:rPr>
              <w:rFonts w:ascii="Arial" w:hAnsi="Arial" w:cs="Arial"/>
              <w:rPrChange w:id="123" w:author="Eric Hoopfer" w:date="2025-11-08T14:22:00Z" w16du:dateUtc="2025-11-08T20:22:00Z">
                <w:rPr/>
              </w:rPrChange>
            </w:rPr>
            <w:t>Perrimon</w:t>
          </w:r>
          <w:proofErr w:type="spellEnd"/>
          <w:r w:rsidRPr="0079397B">
            <w:rPr>
              <w:rFonts w:ascii="Arial" w:hAnsi="Arial" w:cs="Arial"/>
              <w:rPrChange w:id="124" w:author="Eric Hoopfer" w:date="2025-11-08T14:22:00Z" w16du:dateUtc="2025-11-08T20:22:00Z">
                <w:rPr/>
              </w:rPrChange>
            </w:rPr>
            <w:t xml:space="preserve"> N (1993) Targeted gene expression as a means of altering cell fates and generating dominant phenotypes. Development 118:401–415.</w:t>
          </w:r>
        </w:p>
        <w:p w14:paraId="74E969D4" w14:textId="77777777" w:rsidR="00893991" w:rsidRPr="0079397B" w:rsidRDefault="00893991" w:rsidP="00893991">
          <w:pPr>
            <w:pStyle w:val="bibliography"/>
            <w:ind w:left="300" w:hanging="300"/>
            <w:divId w:val="1667631455"/>
            <w:rPr>
              <w:rFonts w:ascii="Arial" w:hAnsi="Arial" w:cs="Arial"/>
              <w:rPrChange w:id="125" w:author="Eric Hoopfer" w:date="2025-11-08T14:22:00Z" w16du:dateUtc="2025-11-08T20:22:00Z">
                <w:rPr/>
              </w:rPrChange>
            </w:rPr>
          </w:pPr>
          <w:r w:rsidRPr="0079397B">
            <w:rPr>
              <w:rFonts w:ascii="Arial" w:hAnsi="Arial" w:cs="Arial"/>
              <w:rPrChange w:id="126" w:author="Eric Hoopfer" w:date="2025-11-08T14:22:00Z" w16du:dateUtc="2025-11-08T20:22:00Z">
                <w:rPr/>
              </w:rPrChange>
            </w:rPr>
            <w:t xml:space="preserve">Branson K, Robie AA, Bender J, Perona P, Dickinson MH (2009) High-throughput </w:t>
          </w:r>
          <w:proofErr w:type="spellStart"/>
          <w:r w:rsidRPr="0079397B">
            <w:rPr>
              <w:rFonts w:ascii="Arial" w:hAnsi="Arial" w:cs="Arial"/>
              <w:rPrChange w:id="127" w:author="Eric Hoopfer" w:date="2025-11-08T14:22:00Z" w16du:dateUtc="2025-11-08T20:22:00Z">
                <w:rPr/>
              </w:rPrChange>
            </w:rPr>
            <w:t>ethomics</w:t>
          </w:r>
          <w:proofErr w:type="spellEnd"/>
          <w:r w:rsidRPr="0079397B">
            <w:rPr>
              <w:rFonts w:ascii="Arial" w:hAnsi="Arial" w:cs="Arial"/>
              <w:rPrChange w:id="128" w:author="Eric Hoopfer" w:date="2025-11-08T14:22:00Z" w16du:dateUtc="2025-11-08T20:22:00Z">
                <w:rPr/>
              </w:rPrChange>
            </w:rPr>
            <w:t xml:space="preserve"> in large groups of Drosophila. Nature methods Available at: </w:t>
          </w:r>
          <w:r w:rsidRPr="0079397B">
            <w:rPr>
              <w:rFonts w:ascii="Arial" w:hAnsi="Arial" w:cs="Arial"/>
              <w:rPrChange w:id="129" w:author="Eric Hoopfer" w:date="2025-11-08T14:22:00Z" w16du:dateUtc="2025-11-08T20:22:00Z">
                <w:rPr/>
              </w:rPrChange>
            </w:rPr>
            <w:fldChar w:fldCharType="begin"/>
          </w:r>
          <w:r w:rsidRPr="0079397B">
            <w:rPr>
              <w:rFonts w:ascii="Arial" w:hAnsi="Arial" w:cs="Arial"/>
              <w:rPrChange w:id="130" w:author="Eric Hoopfer" w:date="2025-11-08T14:22:00Z" w16du:dateUtc="2025-11-08T20:22:00Z">
                <w:rPr/>
              </w:rPrChange>
            </w:rPr>
            <w:instrText>HYPERLINK "http://www.nature.com/nmeth/journal/vaop/ncurrent/abs/nmeth.1328.html"</w:instrText>
          </w:r>
          <w:r w:rsidRPr="0079397B">
            <w:rPr>
              <w:rFonts w:ascii="Arial" w:hAnsi="Arial" w:cs="Arial"/>
              <w:rPrChange w:id="131" w:author="Eric Hoopfer" w:date="2025-11-08T14:22:00Z" w16du:dateUtc="2025-11-08T20:22:00Z">
                <w:rPr/>
              </w:rPrChange>
            </w:rPr>
          </w:r>
          <w:r w:rsidRPr="0079397B">
            <w:rPr>
              <w:rFonts w:ascii="Arial" w:hAnsi="Arial" w:cs="Arial"/>
              <w:rPrChange w:id="132" w:author="Eric Hoopfer" w:date="2025-11-08T14:22:00Z" w16du:dateUtc="2025-11-08T20:22:00Z">
                <w:rPr/>
              </w:rPrChange>
            </w:rPr>
            <w:fldChar w:fldCharType="separate"/>
          </w:r>
          <w:r w:rsidRPr="0079397B">
            <w:rPr>
              <w:rStyle w:val="Hyperlink"/>
              <w:rFonts w:ascii="Arial" w:hAnsi="Arial" w:cs="Arial"/>
              <w:rPrChange w:id="133" w:author="Eric Hoopfer" w:date="2025-11-08T14:22:00Z" w16du:dateUtc="2025-11-08T20:22:00Z">
                <w:rPr>
                  <w:rStyle w:val="Hyperlink"/>
                </w:rPr>
              </w:rPrChange>
            </w:rPr>
            <w:t>http://www.nature.com/nmeth/journal/vaop/ncurrent/abs/nmeth.1328.html</w:t>
          </w:r>
          <w:r w:rsidRPr="0079397B">
            <w:rPr>
              <w:rFonts w:ascii="Arial" w:hAnsi="Arial" w:cs="Arial"/>
              <w:rPrChange w:id="134" w:author="Eric Hoopfer" w:date="2025-11-08T14:22:00Z" w16du:dateUtc="2025-11-08T20:22:00Z">
                <w:rPr/>
              </w:rPrChange>
            </w:rPr>
            <w:fldChar w:fldCharType="end"/>
          </w:r>
          <w:r w:rsidRPr="0079397B">
            <w:rPr>
              <w:rFonts w:ascii="Arial" w:hAnsi="Arial" w:cs="Arial"/>
              <w:rPrChange w:id="135" w:author="Eric Hoopfer" w:date="2025-11-08T14:22:00Z" w16du:dateUtc="2025-11-08T20:22:00Z">
                <w:rPr/>
              </w:rPrChange>
            </w:rPr>
            <w:t>.</w:t>
          </w:r>
        </w:p>
        <w:p w14:paraId="398DD52A" w14:textId="77777777" w:rsidR="00893991" w:rsidRPr="0079397B" w:rsidRDefault="00893991" w:rsidP="00893991">
          <w:pPr>
            <w:pStyle w:val="bibliography"/>
            <w:ind w:left="300" w:hanging="300"/>
            <w:divId w:val="1667631455"/>
            <w:rPr>
              <w:rFonts w:ascii="Arial" w:hAnsi="Arial" w:cs="Arial"/>
              <w:rPrChange w:id="136" w:author="Eric Hoopfer" w:date="2025-11-08T14:22:00Z" w16du:dateUtc="2025-11-08T20:22:00Z">
                <w:rPr/>
              </w:rPrChange>
            </w:rPr>
          </w:pPr>
          <w:r w:rsidRPr="0079397B">
            <w:rPr>
              <w:rFonts w:ascii="Arial" w:hAnsi="Arial" w:cs="Arial"/>
              <w:rPrChange w:id="137" w:author="Eric Hoopfer" w:date="2025-11-08T14:22:00Z" w16du:dateUtc="2025-11-08T20:22:00Z">
                <w:rPr/>
              </w:rPrChange>
            </w:rPr>
            <w:t xml:space="preserve">Chagas AM, Prieto-Godino LL, </w:t>
          </w:r>
          <w:proofErr w:type="spellStart"/>
          <w:r w:rsidRPr="0079397B">
            <w:rPr>
              <w:rFonts w:ascii="Arial" w:hAnsi="Arial" w:cs="Arial"/>
              <w:rPrChange w:id="138" w:author="Eric Hoopfer" w:date="2025-11-08T14:22:00Z" w16du:dateUtc="2025-11-08T20:22:00Z">
                <w:rPr/>
              </w:rPrChange>
            </w:rPr>
            <w:t>Arrenberg</w:t>
          </w:r>
          <w:proofErr w:type="spellEnd"/>
          <w:r w:rsidRPr="0079397B">
            <w:rPr>
              <w:rFonts w:ascii="Arial" w:hAnsi="Arial" w:cs="Arial"/>
              <w:rPrChange w:id="139" w:author="Eric Hoopfer" w:date="2025-11-08T14:22:00Z" w16du:dateUtc="2025-11-08T20:22:00Z">
                <w:rPr/>
              </w:rPrChange>
            </w:rPr>
            <w:t xml:space="preserve"> AB, Baden T (2017) The €100 lab: A 3D-printable open-source platform for fluorescence microscopy, optogenetics, and </w:t>
          </w:r>
          <w:r w:rsidRPr="0079397B">
            <w:rPr>
              <w:rFonts w:ascii="Arial" w:hAnsi="Arial" w:cs="Arial"/>
              <w:rPrChange w:id="140" w:author="Eric Hoopfer" w:date="2025-11-08T14:22:00Z" w16du:dateUtc="2025-11-08T20:22:00Z">
                <w:rPr/>
              </w:rPrChange>
            </w:rPr>
            <w:lastRenderedPageBreak/>
            <w:t xml:space="preserve">accurate temperature control during </w:t>
          </w:r>
          <w:proofErr w:type="spellStart"/>
          <w:r w:rsidRPr="0079397B">
            <w:rPr>
              <w:rFonts w:ascii="Arial" w:hAnsi="Arial" w:cs="Arial"/>
              <w:rPrChange w:id="141" w:author="Eric Hoopfer" w:date="2025-11-08T14:22:00Z" w16du:dateUtc="2025-11-08T20:22:00Z">
                <w:rPr/>
              </w:rPrChange>
            </w:rPr>
            <w:t>behaviour</w:t>
          </w:r>
          <w:proofErr w:type="spellEnd"/>
          <w:r w:rsidRPr="0079397B">
            <w:rPr>
              <w:rFonts w:ascii="Arial" w:hAnsi="Arial" w:cs="Arial"/>
              <w:rPrChange w:id="142" w:author="Eric Hoopfer" w:date="2025-11-08T14:22:00Z" w16du:dateUtc="2025-11-08T20:22:00Z">
                <w:rPr/>
              </w:rPrChange>
            </w:rPr>
            <w:t xml:space="preserve"> of zebrafish, Drosophila, and Caenorhabditis elegans. </w:t>
          </w:r>
          <w:proofErr w:type="spellStart"/>
          <w:r w:rsidRPr="0079397B">
            <w:rPr>
              <w:rFonts w:ascii="Arial" w:hAnsi="Arial" w:cs="Arial"/>
              <w:rPrChange w:id="143" w:author="Eric Hoopfer" w:date="2025-11-08T14:22:00Z" w16du:dateUtc="2025-11-08T20:22:00Z">
                <w:rPr/>
              </w:rPrChange>
            </w:rPr>
            <w:t>PLoS</w:t>
          </w:r>
          <w:proofErr w:type="spellEnd"/>
          <w:r w:rsidRPr="0079397B">
            <w:rPr>
              <w:rFonts w:ascii="Arial" w:hAnsi="Arial" w:cs="Arial"/>
              <w:rPrChange w:id="144" w:author="Eric Hoopfer" w:date="2025-11-08T14:22:00Z" w16du:dateUtc="2025-11-08T20:22:00Z">
                <w:rPr/>
              </w:rPrChange>
            </w:rPr>
            <w:t xml:space="preserve"> Biol </w:t>
          </w:r>
          <w:proofErr w:type="gramStart"/>
          <w:r w:rsidRPr="0079397B">
            <w:rPr>
              <w:rFonts w:ascii="Arial" w:hAnsi="Arial" w:cs="Arial"/>
              <w:rPrChange w:id="145" w:author="Eric Hoopfer" w:date="2025-11-08T14:22:00Z" w16du:dateUtc="2025-11-08T20:22:00Z">
                <w:rPr/>
              </w:rPrChange>
            </w:rPr>
            <w:t>15:e</w:t>
          </w:r>
          <w:proofErr w:type="gramEnd"/>
          <w:r w:rsidRPr="0079397B">
            <w:rPr>
              <w:rFonts w:ascii="Arial" w:hAnsi="Arial" w:cs="Arial"/>
              <w:rPrChange w:id="146" w:author="Eric Hoopfer" w:date="2025-11-08T14:22:00Z" w16du:dateUtc="2025-11-08T20:22:00Z">
                <w:rPr/>
              </w:rPrChange>
            </w:rPr>
            <w:t>2002702.</w:t>
          </w:r>
        </w:p>
        <w:p w14:paraId="11377C5C" w14:textId="77777777" w:rsidR="00893991" w:rsidRPr="0079397B" w:rsidRDefault="00893991" w:rsidP="00893991">
          <w:pPr>
            <w:pStyle w:val="bibliography"/>
            <w:ind w:left="300" w:hanging="300"/>
            <w:divId w:val="1667631455"/>
            <w:rPr>
              <w:rFonts w:ascii="Arial" w:hAnsi="Arial" w:cs="Arial"/>
              <w:rPrChange w:id="147" w:author="Eric Hoopfer" w:date="2025-11-08T14:22:00Z" w16du:dateUtc="2025-11-08T20:22:00Z">
                <w:rPr/>
              </w:rPrChange>
            </w:rPr>
          </w:pPr>
          <w:r w:rsidRPr="0079397B">
            <w:rPr>
              <w:rFonts w:ascii="Arial" w:hAnsi="Arial" w:cs="Arial"/>
              <w:rPrChange w:id="148" w:author="Eric Hoopfer" w:date="2025-11-08T14:22:00Z" w16du:dateUtc="2025-11-08T20:22:00Z">
                <w:rPr/>
              </w:rPrChange>
            </w:rPr>
            <w:t xml:space="preserve">Chen S, Lee AY, Bowens NM, Huber R, Kravitz EA (2002) Fighting fruit flies: a model system for the study of aggression. Proceedings of the National Academy of Sciences of the United States of America 99:5664–5668 Available at: </w:t>
          </w:r>
          <w:r w:rsidRPr="0079397B">
            <w:rPr>
              <w:rFonts w:ascii="Arial" w:hAnsi="Arial" w:cs="Arial"/>
              <w:rPrChange w:id="149" w:author="Eric Hoopfer" w:date="2025-11-08T14:22:00Z" w16du:dateUtc="2025-11-08T20:22:00Z">
                <w:rPr/>
              </w:rPrChange>
            </w:rPr>
            <w:fldChar w:fldCharType="begin"/>
          </w:r>
          <w:r w:rsidRPr="0079397B">
            <w:rPr>
              <w:rFonts w:ascii="Arial" w:hAnsi="Arial" w:cs="Arial"/>
              <w:rPrChange w:id="150" w:author="Eric Hoopfer" w:date="2025-11-08T14:22:00Z" w16du:dateUtc="2025-11-08T20:22:00Z">
                <w:rPr/>
              </w:rPrChange>
            </w:rPr>
            <w:instrText>HYPERLINK "http://www.pnas.org/content/99/8/5664"</w:instrText>
          </w:r>
          <w:r w:rsidRPr="0079397B">
            <w:rPr>
              <w:rFonts w:ascii="Arial" w:hAnsi="Arial" w:cs="Arial"/>
              <w:rPrChange w:id="151" w:author="Eric Hoopfer" w:date="2025-11-08T14:22:00Z" w16du:dateUtc="2025-11-08T20:22:00Z">
                <w:rPr/>
              </w:rPrChange>
            </w:rPr>
          </w:r>
          <w:r w:rsidRPr="0079397B">
            <w:rPr>
              <w:rFonts w:ascii="Arial" w:hAnsi="Arial" w:cs="Arial"/>
              <w:rPrChange w:id="152" w:author="Eric Hoopfer" w:date="2025-11-08T14:22:00Z" w16du:dateUtc="2025-11-08T20:22:00Z">
                <w:rPr/>
              </w:rPrChange>
            </w:rPr>
            <w:fldChar w:fldCharType="separate"/>
          </w:r>
          <w:r w:rsidRPr="0079397B">
            <w:rPr>
              <w:rStyle w:val="Hyperlink"/>
              <w:rFonts w:ascii="Arial" w:hAnsi="Arial" w:cs="Arial"/>
              <w:rPrChange w:id="153" w:author="Eric Hoopfer" w:date="2025-11-08T14:22:00Z" w16du:dateUtc="2025-11-08T20:22:00Z">
                <w:rPr>
                  <w:rStyle w:val="Hyperlink"/>
                </w:rPr>
              </w:rPrChange>
            </w:rPr>
            <w:t>http://www.pnas.org/content/99/8/5664</w:t>
          </w:r>
          <w:r w:rsidRPr="0079397B">
            <w:rPr>
              <w:rFonts w:ascii="Arial" w:hAnsi="Arial" w:cs="Arial"/>
              <w:rPrChange w:id="154" w:author="Eric Hoopfer" w:date="2025-11-08T14:22:00Z" w16du:dateUtc="2025-11-08T20:22:00Z">
                <w:rPr/>
              </w:rPrChange>
            </w:rPr>
            <w:fldChar w:fldCharType="end"/>
          </w:r>
          <w:r w:rsidRPr="0079397B">
            <w:rPr>
              <w:rFonts w:ascii="Arial" w:hAnsi="Arial" w:cs="Arial"/>
              <w:rPrChange w:id="155" w:author="Eric Hoopfer" w:date="2025-11-08T14:22:00Z" w16du:dateUtc="2025-11-08T20:22:00Z">
                <w:rPr/>
              </w:rPrChange>
            </w:rPr>
            <w:t>.</w:t>
          </w:r>
        </w:p>
        <w:p w14:paraId="18AA8F92" w14:textId="77777777" w:rsidR="00893991" w:rsidRPr="0079397B" w:rsidRDefault="00893991" w:rsidP="00893991">
          <w:pPr>
            <w:pStyle w:val="bibliography"/>
            <w:ind w:left="300" w:hanging="300"/>
            <w:divId w:val="1667631455"/>
            <w:rPr>
              <w:rFonts w:ascii="Arial" w:hAnsi="Arial" w:cs="Arial"/>
              <w:rPrChange w:id="156" w:author="Eric Hoopfer" w:date="2025-11-08T14:22:00Z" w16du:dateUtc="2025-11-08T20:22:00Z">
                <w:rPr/>
              </w:rPrChange>
            </w:rPr>
          </w:pPr>
          <w:r w:rsidRPr="0079397B">
            <w:rPr>
              <w:rFonts w:ascii="Arial" w:hAnsi="Arial" w:cs="Arial"/>
              <w:rPrChange w:id="157" w:author="Eric Hoopfer" w:date="2025-11-08T14:22:00Z" w16du:dateUtc="2025-11-08T20:22:00Z">
                <w:rPr/>
              </w:rPrChange>
            </w:rPr>
            <w:t>Chiu H, Hoopfer ED, Coughlan ML, Pavlou HJ, Goodwin SF, Anderson DJ (2021) A circuit logic for sexually shared and dimorphic aggressive behaviors in Drosophila. Cell 184:507-520.e16.</w:t>
          </w:r>
        </w:p>
        <w:p w14:paraId="625285B7" w14:textId="77777777" w:rsidR="00893991" w:rsidRPr="0079397B" w:rsidRDefault="00893991" w:rsidP="00893991">
          <w:pPr>
            <w:pStyle w:val="bibliography"/>
            <w:ind w:left="300" w:hanging="300"/>
            <w:divId w:val="1667631455"/>
            <w:rPr>
              <w:rFonts w:ascii="Arial" w:hAnsi="Arial" w:cs="Arial"/>
              <w:rPrChange w:id="158" w:author="Eric Hoopfer" w:date="2025-11-08T14:22:00Z" w16du:dateUtc="2025-11-08T20:22:00Z">
                <w:rPr/>
              </w:rPrChange>
            </w:rPr>
          </w:pPr>
          <w:r w:rsidRPr="0079397B">
            <w:rPr>
              <w:rFonts w:ascii="Arial" w:hAnsi="Arial" w:cs="Arial"/>
              <w:rPrChange w:id="159" w:author="Eric Hoopfer" w:date="2025-11-08T14:22:00Z" w16du:dateUtc="2025-11-08T20:22:00Z">
                <w:rPr/>
              </w:rPrChange>
            </w:rPr>
            <w:t xml:space="preserve">Chowdhury B, Wang M, </w:t>
          </w:r>
          <w:proofErr w:type="spellStart"/>
          <w:r w:rsidRPr="0079397B">
            <w:rPr>
              <w:rFonts w:ascii="Arial" w:hAnsi="Arial" w:cs="Arial"/>
              <w:rPrChange w:id="160" w:author="Eric Hoopfer" w:date="2025-11-08T14:22:00Z" w16du:dateUtc="2025-11-08T20:22:00Z">
                <w:rPr/>
              </w:rPrChange>
            </w:rPr>
            <w:t>Gnerer</w:t>
          </w:r>
          <w:proofErr w:type="spellEnd"/>
          <w:r w:rsidRPr="0079397B">
            <w:rPr>
              <w:rFonts w:ascii="Arial" w:hAnsi="Arial" w:cs="Arial"/>
              <w:rPrChange w:id="161" w:author="Eric Hoopfer" w:date="2025-11-08T14:22:00Z" w16du:dateUtc="2025-11-08T20:22:00Z">
                <w:rPr/>
              </w:rPrChange>
            </w:rPr>
            <w:t xml:space="preserve"> JP, Dierick HA (2021) The Divider Assay is a high-throughput pipeline for aggression analysis in Drosophila. Commun Biol 4:85.</w:t>
          </w:r>
        </w:p>
        <w:p w14:paraId="12E0A7BB" w14:textId="77777777" w:rsidR="00893991" w:rsidRPr="0079397B" w:rsidRDefault="00893991" w:rsidP="00893991">
          <w:pPr>
            <w:pStyle w:val="bibliography"/>
            <w:ind w:left="300" w:hanging="300"/>
            <w:divId w:val="1667631455"/>
            <w:rPr>
              <w:rFonts w:ascii="Arial" w:hAnsi="Arial" w:cs="Arial"/>
              <w:rPrChange w:id="162" w:author="Eric Hoopfer" w:date="2025-11-08T14:22:00Z" w16du:dateUtc="2025-11-08T20:22:00Z">
                <w:rPr/>
              </w:rPrChange>
            </w:rPr>
          </w:pPr>
          <w:r w:rsidRPr="0079397B">
            <w:rPr>
              <w:rFonts w:ascii="Arial" w:hAnsi="Arial" w:cs="Arial"/>
              <w:rPrChange w:id="163" w:author="Eric Hoopfer" w:date="2025-11-08T14:22:00Z" w16du:dateUtc="2025-11-08T20:22:00Z">
                <w:rPr/>
              </w:rPrChange>
            </w:rPr>
            <w:t>Dankert H, Wang L, Hoopfer ED, Anderson DJ, Perona P (2009) Automated monitoring and analysis of social behavior in Drosophila. Nature methods 6:297–303.</w:t>
          </w:r>
        </w:p>
        <w:p w14:paraId="4F8F7A23" w14:textId="77777777" w:rsidR="00893991" w:rsidRPr="0079397B" w:rsidRDefault="00893991" w:rsidP="00893991">
          <w:pPr>
            <w:pStyle w:val="bibliography"/>
            <w:ind w:left="300" w:hanging="300"/>
            <w:divId w:val="1667631455"/>
            <w:rPr>
              <w:rFonts w:ascii="Arial" w:hAnsi="Arial" w:cs="Arial"/>
              <w:rPrChange w:id="164" w:author="Eric Hoopfer" w:date="2025-11-08T14:22:00Z" w16du:dateUtc="2025-11-08T20:22:00Z">
                <w:rPr/>
              </w:rPrChange>
            </w:rPr>
          </w:pPr>
          <w:proofErr w:type="spellStart"/>
          <w:r w:rsidRPr="0079397B">
            <w:rPr>
              <w:rFonts w:ascii="Arial" w:hAnsi="Arial" w:cs="Arial"/>
              <w:rPrChange w:id="165" w:author="Eric Hoopfer" w:date="2025-11-08T14:22:00Z" w16du:dateUtc="2025-11-08T20:22:00Z">
                <w:rPr/>
              </w:rPrChange>
            </w:rPr>
            <w:t>Deisseroth</w:t>
          </w:r>
          <w:proofErr w:type="spellEnd"/>
          <w:r w:rsidRPr="0079397B">
            <w:rPr>
              <w:rFonts w:ascii="Arial" w:hAnsi="Arial" w:cs="Arial"/>
              <w:rPrChange w:id="166" w:author="Eric Hoopfer" w:date="2025-11-08T14:22:00Z" w16du:dateUtc="2025-11-08T20:22:00Z">
                <w:rPr/>
              </w:rPrChange>
            </w:rPr>
            <w:t xml:space="preserve"> K (2011) Optogenetics. Nat Methods 8:26–29.</w:t>
          </w:r>
        </w:p>
        <w:p w14:paraId="4E4D7C50" w14:textId="77777777" w:rsidR="00893991" w:rsidRPr="0079397B" w:rsidRDefault="00893991" w:rsidP="00893991">
          <w:pPr>
            <w:pStyle w:val="bibliography"/>
            <w:ind w:left="300" w:hanging="300"/>
            <w:divId w:val="1667631455"/>
            <w:rPr>
              <w:rFonts w:ascii="Arial" w:hAnsi="Arial" w:cs="Arial"/>
              <w:rPrChange w:id="167" w:author="Eric Hoopfer" w:date="2025-11-08T14:22:00Z" w16du:dateUtc="2025-11-08T20:22:00Z">
                <w:rPr/>
              </w:rPrChange>
            </w:rPr>
          </w:pPr>
          <w:r w:rsidRPr="0079397B">
            <w:rPr>
              <w:rFonts w:ascii="Arial" w:hAnsi="Arial" w:cs="Arial"/>
              <w:rPrChange w:id="168" w:author="Eric Hoopfer" w:date="2025-11-08T14:22:00Z" w16du:dateUtc="2025-11-08T20:22:00Z">
                <w:rPr/>
              </w:rPrChange>
            </w:rPr>
            <w:t>Dionne H, Hibbard KL, Cavallaro A, Kao J-C, Rubin GM (2018) Genetic Reagents for Making Split-GAL4 Lines in Drosophila. Genetics 209:31–35.</w:t>
          </w:r>
        </w:p>
        <w:p w14:paraId="0DA6DC9C" w14:textId="77777777" w:rsidR="00893991" w:rsidRPr="0079397B" w:rsidRDefault="00893991" w:rsidP="00893991">
          <w:pPr>
            <w:pStyle w:val="bibliography"/>
            <w:ind w:left="300" w:hanging="300"/>
            <w:divId w:val="1667631455"/>
            <w:rPr>
              <w:rFonts w:ascii="Arial" w:hAnsi="Arial" w:cs="Arial"/>
              <w:rPrChange w:id="169" w:author="Eric Hoopfer" w:date="2025-11-08T14:22:00Z" w16du:dateUtc="2025-11-08T20:22:00Z">
                <w:rPr/>
              </w:rPrChange>
            </w:rPr>
          </w:pPr>
          <w:proofErr w:type="spellStart"/>
          <w:r w:rsidRPr="0079397B">
            <w:rPr>
              <w:rFonts w:ascii="Arial" w:hAnsi="Arial" w:cs="Arial"/>
              <w:rPrChange w:id="170" w:author="Eric Hoopfer" w:date="2025-11-08T14:22:00Z" w16du:dateUtc="2025-11-08T20:22:00Z">
                <w:rPr/>
              </w:rPrChange>
            </w:rPr>
            <w:t>Duistermars</w:t>
          </w:r>
          <w:proofErr w:type="spellEnd"/>
          <w:r w:rsidRPr="0079397B">
            <w:rPr>
              <w:rFonts w:ascii="Arial" w:hAnsi="Arial" w:cs="Arial"/>
              <w:rPrChange w:id="171" w:author="Eric Hoopfer" w:date="2025-11-08T14:22:00Z" w16du:dateUtc="2025-11-08T20:22:00Z">
                <w:rPr/>
              </w:rPrChange>
            </w:rPr>
            <w:t xml:space="preserve"> BJ, Pfeiffer BD, Hoopfer ED, Anderson DJ (2018) A Brain Module for Scalable Control of Complex, Multi-motor Threat Displays. Neuron 100:1474-1490.e4 Available at: </w:t>
          </w:r>
          <w:r w:rsidRPr="0079397B">
            <w:rPr>
              <w:rFonts w:ascii="Arial" w:hAnsi="Arial" w:cs="Arial"/>
              <w:rPrChange w:id="172" w:author="Eric Hoopfer" w:date="2025-11-08T14:22:00Z" w16du:dateUtc="2025-11-08T20:22:00Z">
                <w:rPr/>
              </w:rPrChange>
            </w:rPr>
            <w:fldChar w:fldCharType="begin"/>
          </w:r>
          <w:r w:rsidRPr="0079397B">
            <w:rPr>
              <w:rFonts w:ascii="Arial" w:hAnsi="Arial" w:cs="Arial"/>
              <w:rPrChange w:id="173" w:author="Eric Hoopfer" w:date="2025-11-08T14:22:00Z" w16du:dateUtc="2025-11-08T20:22:00Z">
                <w:rPr/>
              </w:rPrChange>
            </w:rPr>
            <w:instrText>HYPERLINK "https://www.sciencedirect.com/science/article/pii/S0896627318309358?via%3Dihub"</w:instrText>
          </w:r>
          <w:r w:rsidRPr="0079397B">
            <w:rPr>
              <w:rFonts w:ascii="Arial" w:hAnsi="Arial" w:cs="Arial"/>
              <w:rPrChange w:id="174" w:author="Eric Hoopfer" w:date="2025-11-08T14:22:00Z" w16du:dateUtc="2025-11-08T20:22:00Z">
                <w:rPr/>
              </w:rPrChange>
            </w:rPr>
          </w:r>
          <w:r w:rsidRPr="0079397B">
            <w:rPr>
              <w:rFonts w:ascii="Arial" w:hAnsi="Arial" w:cs="Arial"/>
              <w:rPrChange w:id="175" w:author="Eric Hoopfer" w:date="2025-11-08T14:22:00Z" w16du:dateUtc="2025-11-08T20:22:00Z">
                <w:rPr/>
              </w:rPrChange>
            </w:rPr>
            <w:fldChar w:fldCharType="separate"/>
          </w:r>
          <w:r w:rsidRPr="0079397B">
            <w:rPr>
              <w:rStyle w:val="Hyperlink"/>
              <w:rFonts w:ascii="Arial" w:hAnsi="Arial" w:cs="Arial"/>
              <w:rPrChange w:id="176" w:author="Eric Hoopfer" w:date="2025-11-08T14:22:00Z" w16du:dateUtc="2025-11-08T20:22:00Z">
                <w:rPr>
                  <w:rStyle w:val="Hyperlink"/>
                </w:rPr>
              </w:rPrChange>
            </w:rPr>
            <w:t>https://www.sciencedirect.com/science/article/pii/S0896627318309358?via%3Dihub</w:t>
          </w:r>
          <w:r w:rsidRPr="0079397B">
            <w:rPr>
              <w:rFonts w:ascii="Arial" w:hAnsi="Arial" w:cs="Arial"/>
              <w:rPrChange w:id="177" w:author="Eric Hoopfer" w:date="2025-11-08T14:22:00Z" w16du:dateUtc="2025-11-08T20:22:00Z">
                <w:rPr/>
              </w:rPrChange>
            </w:rPr>
            <w:fldChar w:fldCharType="end"/>
          </w:r>
          <w:r w:rsidRPr="0079397B">
            <w:rPr>
              <w:rFonts w:ascii="Arial" w:hAnsi="Arial" w:cs="Arial"/>
              <w:rPrChange w:id="178" w:author="Eric Hoopfer" w:date="2025-11-08T14:22:00Z" w16du:dateUtc="2025-11-08T20:22:00Z">
                <w:rPr/>
              </w:rPrChange>
            </w:rPr>
            <w:t>.</w:t>
          </w:r>
        </w:p>
        <w:p w14:paraId="556A1474" w14:textId="77777777" w:rsidR="00893991" w:rsidRPr="0079397B" w:rsidRDefault="00893991" w:rsidP="00893991">
          <w:pPr>
            <w:pStyle w:val="bibliography"/>
            <w:ind w:left="300" w:hanging="300"/>
            <w:divId w:val="1667631455"/>
            <w:rPr>
              <w:rFonts w:ascii="Arial" w:hAnsi="Arial" w:cs="Arial"/>
              <w:rPrChange w:id="179" w:author="Eric Hoopfer" w:date="2025-11-08T14:22:00Z" w16du:dateUtc="2025-11-08T20:22:00Z">
                <w:rPr/>
              </w:rPrChange>
            </w:rPr>
          </w:pPr>
          <w:r w:rsidRPr="0079397B">
            <w:rPr>
              <w:rFonts w:ascii="Arial" w:hAnsi="Arial" w:cs="Arial"/>
              <w:rPrChange w:id="180" w:author="Eric Hoopfer" w:date="2025-11-08T14:22:00Z" w16du:dateUtc="2025-11-08T20:22:00Z">
                <w:rPr/>
              </w:rPrChange>
            </w:rPr>
            <w:t>Eyjólfsdóttir E, Branson S, Burgos-</w:t>
          </w:r>
          <w:proofErr w:type="spellStart"/>
          <w:r w:rsidRPr="0079397B">
            <w:rPr>
              <w:rFonts w:ascii="Arial" w:hAnsi="Arial" w:cs="Arial"/>
              <w:rPrChange w:id="181" w:author="Eric Hoopfer" w:date="2025-11-08T14:22:00Z" w16du:dateUtc="2025-11-08T20:22:00Z">
                <w:rPr/>
              </w:rPrChange>
            </w:rPr>
            <w:t>Artizzu</w:t>
          </w:r>
          <w:proofErr w:type="spellEnd"/>
          <w:r w:rsidRPr="0079397B">
            <w:rPr>
              <w:rFonts w:ascii="Arial" w:hAnsi="Arial" w:cs="Arial"/>
              <w:rPrChange w:id="182" w:author="Eric Hoopfer" w:date="2025-11-08T14:22:00Z" w16du:dateUtc="2025-11-08T20:22:00Z">
                <w:rPr/>
              </w:rPrChange>
            </w:rPr>
            <w:t xml:space="preserve"> XP, Hoopfer ED, Schor J, Anderson DJ, Perona P (2014) Detecting Social Actions of Fruit Flies. In, pp 772–787 Computer Vision – ECCV 2014. Springer International Publishing. Available at: </w:t>
          </w:r>
          <w:r w:rsidRPr="0079397B">
            <w:rPr>
              <w:rFonts w:ascii="Arial" w:hAnsi="Arial" w:cs="Arial"/>
              <w:rPrChange w:id="183" w:author="Eric Hoopfer" w:date="2025-11-08T14:22:00Z" w16du:dateUtc="2025-11-08T20:22:00Z">
                <w:rPr/>
              </w:rPrChange>
            </w:rPr>
            <w:fldChar w:fldCharType="begin"/>
          </w:r>
          <w:r w:rsidRPr="0079397B">
            <w:rPr>
              <w:rFonts w:ascii="Arial" w:hAnsi="Arial" w:cs="Arial"/>
              <w:rPrChange w:id="184" w:author="Eric Hoopfer" w:date="2025-11-08T14:22:00Z" w16du:dateUtc="2025-11-08T20:22:00Z">
                <w:rPr/>
              </w:rPrChange>
            </w:rPr>
            <w:instrText>HYPERLINK "https://scholar.google.com/citations?view_op=view_citation&amp;hl=en&amp;user=ZW0IyX8AAAAJ&amp;citation_for_view=ZW0IyX8AAAAJ:WF5omc3nYNoC"</w:instrText>
          </w:r>
          <w:r w:rsidRPr="0079397B">
            <w:rPr>
              <w:rFonts w:ascii="Arial" w:hAnsi="Arial" w:cs="Arial"/>
              <w:rPrChange w:id="185" w:author="Eric Hoopfer" w:date="2025-11-08T14:22:00Z" w16du:dateUtc="2025-11-08T20:22:00Z">
                <w:rPr/>
              </w:rPrChange>
            </w:rPr>
          </w:r>
          <w:r w:rsidRPr="0079397B">
            <w:rPr>
              <w:rFonts w:ascii="Arial" w:hAnsi="Arial" w:cs="Arial"/>
              <w:rPrChange w:id="186" w:author="Eric Hoopfer" w:date="2025-11-08T14:22:00Z" w16du:dateUtc="2025-11-08T20:22:00Z">
                <w:rPr/>
              </w:rPrChange>
            </w:rPr>
            <w:fldChar w:fldCharType="separate"/>
          </w:r>
          <w:r w:rsidRPr="0079397B">
            <w:rPr>
              <w:rStyle w:val="Hyperlink"/>
              <w:rFonts w:ascii="Arial" w:hAnsi="Arial" w:cs="Arial"/>
              <w:rPrChange w:id="187" w:author="Eric Hoopfer" w:date="2025-11-08T14:22:00Z" w16du:dateUtc="2025-11-08T20:22:00Z">
                <w:rPr>
                  <w:rStyle w:val="Hyperlink"/>
                </w:rPr>
              </w:rPrChange>
            </w:rPr>
            <w:t>https://scholar.google.com/citations?view_op=view_citation&amp;hl=en&amp;user=ZW0IyX8AAAAJ&amp;citation_for_view=ZW0IyX8AAAAJ:WF5omc3nYNoC</w:t>
          </w:r>
          <w:r w:rsidRPr="0079397B">
            <w:rPr>
              <w:rFonts w:ascii="Arial" w:hAnsi="Arial" w:cs="Arial"/>
              <w:rPrChange w:id="188" w:author="Eric Hoopfer" w:date="2025-11-08T14:22:00Z" w16du:dateUtc="2025-11-08T20:22:00Z">
                <w:rPr/>
              </w:rPrChange>
            </w:rPr>
            <w:fldChar w:fldCharType="end"/>
          </w:r>
          <w:r w:rsidRPr="0079397B">
            <w:rPr>
              <w:rFonts w:ascii="Arial" w:hAnsi="Arial" w:cs="Arial"/>
              <w:rPrChange w:id="189" w:author="Eric Hoopfer" w:date="2025-11-08T14:22:00Z" w16du:dateUtc="2025-11-08T20:22:00Z">
                <w:rPr/>
              </w:rPrChange>
            </w:rPr>
            <w:t>.</w:t>
          </w:r>
        </w:p>
        <w:p w14:paraId="619F806D" w14:textId="77777777" w:rsidR="00893991" w:rsidRPr="0079397B" w:rsidRDefault="00893991" w:rsidP="00893991">
          <w:pPr>
            <w:pStyle w:val="bibliography"/>
            <w:ind w:left="300" w:hanging="300"/>
            <w:divId w:val="1667631455"/>
            <w:rPr>
              <w:rFonts w:ascii="Arial" w:hAnsi="Arial" w:cs="Arial"/>
              <w:rPrChange w:id="190" w:author="Eric Hoopfer" w:date="2025-11-08T14:22:00Z" w16du:dateUtc="2025-11-08T20:22:00Z">
                <w:rPr/>
              </w:rPrChange>
            </w:rPr>
          </w:pPr>
          <w:proofErr w:type="spellStart"/>
          <w:r w:rsidRPr="0079397B">
            <w:rPr>
              <w:rFonts w:ascii="Arial" w:hAnsi="Arial" w:cs="Arial"/>
              <w:rPrChange w:id="191" w:author="Eric Hoopfer" w:date="2025-11-08T14:22:00Z" w16du:dateUtc="2025-11-08T20:22:00Z">
                <w:rPr/>
              </w:rPrChange>
            </w:rPr>
            <w:t>Fenno</w:t>
          </w:r>
          <w:proofErr w:type="spellEnd"/>
          <w:r w:rsidRPr="0079397B">
            <w:rPr>
              <w:rFonts w:ascii="Arial" w:hAnsi="Arial" w:cs="Arial"/>
              <w:rPrChange w:id="192" w:author="Eric Hoopfer" w:date="2025-11-08T14:22:00Z" w16du:dateUtc="2025-11-08T20:22:00Z">
                <w:rPr/>
              </w:rPrChange>
            </w:rPr>
            <w:t xml:space="preserve"> L, </w:t>
          </w:r>
          <w:proofErr w:type="spellStart"/>
          <w:r w:rsidRPr="0079397B">
            <w:rPr>
              <w:rFonts w:ascii="Arial" w:hAnsi="Arial" w:cs="Arial"/>
              <w:rPrChange w:id="193" w:author="Eric Hoopfer" w:date="2025-11-08T14:22:00Z" w16du:dateUtc="2025-11-08T20:22:00Z">
                <w:rPr/>
              </w:rPrChange>
            </w:rPr>
            <w:t>Yizhar</w:t>
          </w:r>
          <w:proofErr w:type="spellEnd"/>
          <w:r w:rsidRPr="0079397B">
            <w:rPr>
              <w:rFonts w:ascii="Arial" w:hAnsi="Arial" w:cs="Arial"/>
              <w:rPrChange w:id="194" w:author="Eric Hoopfer" w:date="2025-11-08T14:22:00Z" w16du:dateUtc="2025-11-08T20:22:00Z">
                <w:rPr/>
              </w:rPrChange>
            </w:rPr>
            <w:t xml:space="preserve"> O, </w:t>
          </w:r>
          <w:proofErr w:type="spellStart"/>
          <w:r w:rsidRPr="0079397B">
            <w:rPr>
              <w:rFonts w:ascii="Arial" w:hAnsi="Arial" w:cs="Arial"/>
              <w:rPrChange w:id="195" w:author="Eric Hoopfer" w:date="2025-11-08T14:22:00Z" w16du:dateUtc="2025-11-08T20:22:00Z">
                <w:rPr/>
              </w:rPrChange>
            </w:rPr>
            <w:t>Deisseroth</w:t>
          </w:r>
          <w:proofErr w:type="spellEnd"/>
          <w:r w:rsidRPr="0079397B">
            <w:rPr>
              <w:rFonts w:ascii="Arial" w:hAnsi="Arial" w:cs="Arial"/>
              <w:rPrChange w:id="196" w:author="Eric Hoopfer" w:date="2025-11-08T14:22:00Z" w16du:dateUtc="2025-11-08T20:22:00Z">
                <w:rPr/>
              </w:rPrChange>
            </w:rPr>
            <w:t xml:space="preserve"> K (2011) The Development and Application of Optogenetics. Neuroscience 34:389–412.</w:t>
          </w:r>
        </w:p>
        <w:p w14:paraId="3F0ED114" w14:textId="77777777" w:rsidR="00893991" w:rsidRPr="0079397B" w:rsidRDefault="00893991" w:rsidP="00893991">
          <w:pPr>
            <w:pStyle w:val="bibliography"/>
            <w:ind w:left="300" w:hanging="300"/>
            <w:divId w:val="1667631455"/>
            <w:rPr>
              <w:rFonts w:ascii="Arial" w:hAnsi="Arial" w:cs="Arial"/>
              <w:rPrChange w:id="197" w:author="Eric Hoopfer" w:date="2025-11-08T14:22:00Z" w16du:dateUtc="2025-11-08T20:22:00Z">
                <w:rPr/>
              </w:rPrChange>
            </w:rPr>
          </w:pPr>
          <w:r w:rsidRPr="0079397B">
            <w:rPr>
              <w:rFonts w:ascii="Arial" w:hAnsi="Arial" w:cs="Arial"/>
              <w:rPrChange w:id="198" w:author="Eric Hoopfer" w:date="2025-11-08T14:22:00Z" w16du:dateUtc="2025-11-08T20:22:00Z">
                <w:rPr/>
              </w:rPrChange>
            </w:rPr>
            <w:t xml:space="preserve">Fu Z, Huda A, Kimbrough IF, Ni L (2023) Using Drosophila Two-Choice Assay to Study Optogenetics in Hands-On Neurobiology Laboratory Activities. J Undergrad </w:t>
          </w:r>
          <w:proofErr w:type="spellStart"/>
          <w:r w:rsidRPr="0079397B">
            <w:rPr>
              <w:rFonts w:ascii="Arial" w:hAnsi="Arial" w:cs="Arial"/>
              <w:rPrChange w:id="199" w:author="Eric Hoopfer" w:date="2025-11-08T14:22:00Z" w16du:dateUtc="2025-11-08T20:22:00Z">
                <w:rPr/>
              </w:rPrChange>
            </w:rPr>
            <w:t>Neurosci</w:t>
          </w:r>
          <w:proofErr w:type="spellEnd"/>
          <w:r w:rsidRPr="0079397B">
            <w:rPr>
              <w:rFonts w:ascii="Arial" w:hAnsi="Arial" w:cs="Arial"/>
              <w:rPrChange w:id="200" w:author="Eric Hoopfer" w:date="2025-11-08T14:22:00Z" w16du:dateUtc="2025-11-08T20:22:00Z">
                <w:rPr/>
              </w:rPrChange>
            </w:rPr>
            <w:t xml:space="preserve"> Educ </w:t>
          </w:r>
          <w:proofErr w:type="gramStart"/>
          <w:r w:rsidRPr="0079397B">
            <w:rPr>
              <w:rFonts w:ascii="Arial" w:hAnsi="Arial" w:cs="Arial"/>
              <w:rPrChange w:id="201" w:author="Eric Hoopfer" w:date="2025-11-08T14:22:00Z" w16du:dateUtc="2025-11-08T20:22:00Z">
                <w:rPr/>
              </w:rPrChange>
            </w:rPr>
            <w:t>22:A</w:t>
          </w:r>
          <w:proofErr w:type="gramEnd"/>
          <w:r w:rsidRPr="0079397B">
            <w:rPr>
              <w:rFonts w:ascii="Arial" w:hAnsi="Arial" w:cs="Arial"/>
              <w:rPrChange w:id="202" w:author="Eric Hoopfer" w:date="2025-11-08T14:22:00Z" w16du:dateUtc="2025-11-08T20:22:00Z">
                <w:rPr/>
              </w:rPrChange>
            </w:rPr>
            <w:t>45–A50.</w:t>
          </w:r>
        </w:p>
        <w:p w14:paraId="3677D34B" w14:textId="77777777" w:rsidR="00893991" w:rsidRPr="0079397B" w:rsidRDefault="00893991" w:rsidP="00893991">
          <w:pPr>
            <w:pStyle w:val="bibliography"/>
            <w:ind w:left="300" w:hanging="300"/>
            <w:divId w:val="1667631455"/>
            <w:rPr>
              <w:rFonts w:ascii="Arial" w:hAnsi="Arial" w:cs="Arial"/>
              <w:rPrChange w:id="203" w:author="Eric Hoopfer" w:date="2025-11-08T14:22:00Z" w16du:dateUtc="2025-11-08T20:22:00Z">
                <w:rPr/>
              </w:rPrChange>
            </w:rPr>
          </w:pPr>
          <w:r w:rsidRPr="0079397B">
            <w:rPr>
              <w:rFonts w:ascii="Arial" w:hAnsi="Arial" w:cs="Arial"/>
              <w:rPrChange w:id="204" w:author="Eric Hoopfer" w:date="2025-11-08T14:22:00Z" w16du:dateUtc="2025-11-08T20:22:00Z">
                <w:rPr/>
              </w:rPrChange>
            </w:rPr>
            <w:t>Hall JC (1994) The Mating of a Fly. Science 264:1702–1714.</w:t>
          </w:r>
        </w:p>
        <w:p w14:paraId="2DF1B4B8" w14:textId="77777777" w:rsidR="00893991" w:rsidRPr="0079397B" w:rsidRDefault="00893991" w:rsidP="00893991">
          <w:pPr>
            <w:pStyle w:val="bibliography"/>
            <w:ind w:left="300" w:hanging="300"/>
            <w:divId w:val="1667631455"/>
            <w:rPr>
              <w:rFonts w:ascii="Arial" w:hAnsi="Arial" w:cs="Arial"/>
              <w:rPrChange w:id="205" w:author="Eric Hoopfer" w:date="2025-11-08T14:22:00Z" w16du:dateUtc="2025-11-08T20:22:00Z">
                <w:rPr/>
              </w:rPrChange>
            </w:rPr>
          </w:pPr>
          <w:r w:rsidRPr="0079397B">
            <w:rPr>
              <w:rFonts w:ascii="Arial" w:hAnsi="Arial" w:cs="Arial"/>
              <w:rPrChange w:id="206" w:author="Eric Hoopfer" w:date="2025-11-08T14:22:00Z" w16du:dateUtc="2025-11-08T20:22:00Z">
                <w:rPr/>
              </w:rPrChange>
            </w:rPr>
            <w:t>Hoopfer ED (2016) Neural control of aggression in Drosophila. Current opinion in neurobiology 38:109–118.</w:t>
          </w:r>
        </w:p>
        <w:p w14:paraId="2CAED3D5" w14:textId="77777777" w:rsidR="00893991" w:rsidRPr="0079397B" w:rsidRDefault="00893991" w:rsidP="00893991">
          <w:pPr>
            <w:pStyle w:val="bibliography"/>
            <w:ind w:left="300" w:hanging="300"/>
            <w:divId w:val="1667631455"/>
            <w:rPr>
              <w:rFonts w:ascii="Arial" w:hAnsi="Arial" w:cs="Arial"/>
              <w:rPrChange w:id="207" w:author="Eric Hoopfer" w:date="2025-11-08T14:22:00Z" w16du:dateUtc="2025-11-08T20:22:00Z">
                <w:rPr/>
              </w:rPrChange>
            </w:rPr>
          </w:pPr>
          <w:r w:rsidRPr="0079397B">
            <w:rPr>
              <w:rFonts w:ascii="Arial" w:hAnsi="Arial" w:cs="Arial"/>
              <w:rPrChange w:id="208" w:author="Eric Hoopfer" w:date="2025-11-08T14:22:00Z" w16du:dateUtc="2025-11-08T20:22:00Z">
                <w:rPr/>
              </w:rPrChange>
            </w:rPr>
            <w:lastRenderedPageBreak/>
            <w:t xml:space="preserve">Hoopfer ED, Jung Y, Inagaki HK, Rubin GM, Anderson DJ (2015) P1 interneurons promote a persistent internal state that enhances inter-male aggression in Drosophila Ramaswami M, ed. Elife </w:t>
          </w:r>
          <w:proofErr w:type="gramStart"/>
          <w:r w:rsidRPr="0079397B">
            <w:rPr>
              <w:rFonts w:ascii="Arial" w:hAnsi="Arial" w:cs="Arial"/>
              <w:rPrChange w:id="209" w:author="Eric Hoopfer" w:date="2025-11-08T14:22:00Z" w16du:dateUtc="2025-11-08T20:22:00Z">
                <w:rPr/>
              </w:rPrChange>
            </w:rPr>
            <w:t>4:e</w:t>
          </w:r>
          <w:proofErr w:type="gramEnd"/>
          <w:r w:rsidRPr="0079397B">
            <w:rPr>
              <w:rFonts w:ascii="Arial" w:hAnsi="Arial" w:cs="Arial"/>
              <w:rPrChange w:id="210" w:author="Eric Hoopfer" w:date="2025-11-08T14:22:00Z" w16du:dateUtc="2025-11-08T20:22:00Z">
                <w:rPr/>
              </w:rPrChange>
            </w:rPr>
            <w:t>11346.</w:t>
          </w:r>
        </w:p>
        <w:p w14:paraId="4A0155D0" w14:textId="77777777" w:rsidR="00893991" w:rsidRPr="0079397B" w:rsidRDefault="00893991" w:rsidP="00893991">
          <w:pPr>
            <w:pStyle w:val="bibliography"/>
            <w:ind w:left="300" w:hanging="300"/>
            <w:divId w:val="1667631455"/>
            <w:rPr>
              <w:rFonts w:ascii="Arial" w:hAnsi="Arial" w:cs="Arial"/>
              <w:rPrChange w:id="211" w:author="Eric Hoopfer" w:date="2025-11-08T14:22:00Z" w16du:dateUtc="2025-11-08T20:22:00Z">
                <w:rPr/>
              </w:rPrChange>
            </w:rPr>
          </w:pPr>
          <w:r w:rsidRPr="0079397B">
            <w:rPr>
              <w:rFonts w:ascii="Arial" w:hAnsi="Arial" w:cs="Arial"/>
              <w:rPrChange w:id="212" w:author="Eric Hoopfer" w:date="2025-11-08T14:22:00Z" w16du:dateUtc="2025-11-08T20:22:00Z">
                <w:rPr/>
              </w:rPrChange>
            </w:rPr>
            <w:t xml:space="preserve">Inagaki HK, Jung Y, Hoopfer ED, Wong AM, Mishra N, Lin JY, Tsien RY, Anderson DJ (2013) Optogenetic control of Drosophila using a red-shifted </w:t>
          </w:r>
          <w:proofErr w:type="spellStart"/>
          <w:r w:rsidRPr="0079397B">
            <w:rPr>
              <w:rFonts w:ascii="Arial" w:hAnsi="Arial" w:cs="Arial"/>
              <w:rPrChange w:id="213" w:author="Eric Hoopfer" w:date="2025-11-08T14:22:00Z" w16du:dateUtc="2025-11-08T20:22:00Z">
                <w:rPr/>
              </w:rPrChange>
            </w:rPr>
            <w:t>channelrhodopsin</w:t>
          </w:r>
          <w:proofErr w:type="spellEnd"/>
          <w:r w:rsidRPr="0079397B">
            <w:rPr>
              <w:rFonts w:ascii="Arial" w:hAnsi="Arial" w:cs="Arial"/>
              <w:rPrChange w:id="214" w:author="Eric Hoopfer" w:date="2025-11-08T14:22:00Z" w16du:dateUtc="2025-11-08T20:22:00Z">
                <w:rPr/>
              </w:rPrChange>
            </w:rPr>
            <w:t xml:space="preserve"> reveals experience-dependent influences on courtship. Nature methods Available at: </w:t>
          </w:r>
          <w:r w:rsidRPr="0079397B">
            <w:rPr>
              <w:rFonts w:ascii="Arial" w:hAnsi="Arial" w:cs="Arial"/>
              <w:rPrChange w:id="215" w:author="Eric Hoopfer" w:date="2025-11-08T14:22:00Z" w16du:dateUtc="2025-11-08T20:22:00Z">
                <w:rPr/>
              </w:rPrChange>
            </w:rPr>
            <w:fldChar w:fldCharType="begin"/>
          </w:r>
          <w:r w:rsidRPr="0079397B">
            <w:rPr>
              <w:rFonts w:ascii="Arial" w:hAnsi="Arial" w:cs="Arial"/>
              <w:rPrChange w:id="216" w:author="Eric Hoopfer" w:date="2025-11-08T14:22:00Z" w16du:dateUtc="2025-11-08T20:22:00Z">
                <w:rPr/>
              </w:rPrChange>
            </w:rPr>
            <w:instrText>HYPERLINK "http://www.nature.com/nmeth/journal/vaop/ncurrent/full/nmeth.2765.html"</w:instrText>
          </w:r>
          <w:r w:rsidRPr="0079397B">
            <w:rPr>
              <w:rFonts w:ascii="Arial" w:hAnsi="Arial" w:cs="Arial"/>
              <w:rPrChange w:id="217" w:author="Eric Hoopfer" w:date="2025-11-08T14:22:00Z" w16du:dateUtc="2025-11-08T20:22:00Z">
                <w:rPr/>
              </w:rPrChange>
            </w:rPr>
          </w:r>
          <w:r w:rsidRPr="0079397B">
            <w:rPr>
              <w:rFonts w:ascii="Arial" w:hAnsi="Arial" w:cs="Arial"/>
              <w:rPrChange w:id="218" w:author="Eric Hoopfer" w:date="2025-11-08T14:22:00Z" w16du:dateUtc="2025-11-08T20:22:00Z">
                <w:rPr/>
              </w:rPrChange>
            </w:rPr>
            <w:fldChar w:fldCharType="separate"/>
          </w:r>
          <w:r w:rsidRPr="0079397B">
            <w:rPr>
              <w:rStyle w:val="Hyperlink"/>
              <w:rFonts w:ascii="Arial" w:hAnsi="Arial" w:cs="Arial"/>
              <w:rPrChange w:id="219" w:author="Eric Hoopfer" w:date="2025-11-08T14:22:00Z" w16du:dateUtc="2025-11-08T20:22:00Z">
                <w:rPr>
                  <w:rStyle w:val="Hyperlink"/>
                </w:rPr>
              </w:rPrChange>
            </w:rPr>
            <w:t>http://www.nature.com/nmeth/journal/vaop/ncurrent/full/nmeth.2765.html</w:t>
          </w:r>
          <w:r w:rsidRPr="0079397B">
            <w:rPr>
              <w:rFonts w:ascii="Arial" w:hAnsi="Arial" w:cs="Arial"/>
              <w:rPrChange w:id="220" w:author="Eric Hoopfer" w:date="2025-11-08T14:22:00Z" w16du:dateUtc="2025-11-08T20:22:00Z">
                <w:rPr/>
              </w:rPrChange>
            </w:rPr>
            <w:fldChar w:fldCharType="end"/>
          </w:r>
          <w:r w:rsidRPr="0079397B">
            <w:rPr>
              <w:rFonts w:ascii="Arial" w:hAnsi="Arial" w:cs="Arial"/>
              <w:rPrChange w:id="221" w:author="Eric Hoopfer" w:date="2025-11-08T14:22:00Z" w16du:dateUtc="2025-11-08T20:22:00Z">
                <w:rPr/>
              </w:rPrChange>
            </w:rPr>
            <w:t>.</w:t>
          </w:r>
        </w:p>
        <w:p w14:paraId="3045F8AF" w14:textId="77777777" w:rsidR="00893991" w:rsidRPr="0079397B" w:rsidRDefault="00893991" w:rsidP="00893991">
          <w:pPr>
            <w:pStyle w:val="bibliography"/>
            <w:ind w:left="300" w:hanging="300"/>
            <w:divId w:val="1667631455"/>
            <w:rPr>
              <w:rFonts w:ascii="Arial" w:hAnsi="Arial" w:cs="Arial"/>
              <w:rPrChange w:id="222" w:author="Eric Hoopfer" w:date="2025-11-08T14:22:00Z" w16du:dateUtc="2025-11-08T20:22:00Z">
                <w:rPr/>
              </w:rPrChange>
            </w:rPr>
          </w:pPr>
          <w:r w:rsidRPr="0079397B">
            <w:rPr>
              <w:rFonts w:ascii="Arial" w:hAnsi="Arial" w:cs="Arial"/>
              <w:rPrChange w:id="223" w:author="Eric Hoopfer" w:date="2025-11-08T14:22:00Z" w16du:dateUtc="2025-11-08T20:22:00Z">
                <w:rPr/>
              </w:rPrChange>
            </w:rPr>
            <w:t xml:space="preserve">Inagaki HK, Panse KM, Anderson DJ (2014) Independent, reciprocal </w:t>
          </w:r>
          <w:proofErr w:type="spellStart"/>
          <w:r w:rsidRPr="0079397B">
            <w:rPr>
              <w:rFonts w:ascii="Arial" w:hAnsi="Arial" w:cs="Arial"/>
              <w:rPrChange w:id="224" w:author="Eric Hoopfer" w:date="2025-11-08T14:22:00Z" w16du:dateUtc="2025-11-08T20:22:00Z">
                <w:rPr/>
              </w:rPrChange>
            </w:rPr>
            <w:t>neuromodulatory</w:t>
          </w:r>
          <w:proofErr w:type="spellEnd"/>
          <w:r w:rsidRPr="0079397B">
            <w:rPr>
              <w:rFonts w:ascii="Arial" w:hAnsi="Arial" w:cs="Arial"/>
              <w:rPrChange w:id="225" w:author="Eric Hoopfer" w:date="2025-11-08T14:22:00Z" w16du:dateUtc="2025-11-08T20:22:00Z">
                <w:rPr/>
              </w:rPrChange>
            </w:rPr>
            <w:t xml:space="preserve"> control of sweet and bitter taste sensitivity during starvation in Drosophila. Neuron 84:806–820.</w:t>
          </w:r>
        </w:p>
        <w:p w14:paraId="07622F8A" w14:textId="77777777" w:rsidR="00893991" w:rsidRPr="0079397B" w:rsidRDefault="00893991" w:rsidP="00893991">
          <w:pPr>
            <w:pStyle w:val="bibliography"/>
            <w:ind w:left="300" w:hanging="300"/>
            <w:divId w:val="1667631455"/>
            <w:rPr>
              <w:rFonts w:ascii="Arial" w:hAnsi="Arial" w:cs="Arial"/>
              <w:rPrChange w:id="226" w:author="Eric Hoopfer" w:date="2025-11-08T14:22:00Z" w16du:dateUtc="2025-11-08T20:22:00Z">
                <w:rPr/>
              </w:rPrChange>
            </w:rPr>
          </w:pPr>
          <w:r w:rsidRPr="0079397B">
            <w:rPr>
              <w:rFonts w:ascii="Arial" w:hAnsi="Arial" w:cs="Arial"/>
              <w:rPrChange w:id="227" w:author="Eric Hoopfer" w:date="2025-11-08T14:22:00Z" w16du:dateUtc="2025-11-08T20:22:00Z">
                <w:rPr/>
              </w:rPrChange>
            </w:rPr>
            <w:t>Jenett A et al. (2012) A GAL4-driver line resource for Drosophila neurobiology. Cell reports 2:991–1001.</w:t>
          </w:r>
        </w:p>
        <w:p w14:paraId="5CC66C11" w14:textId="77777777" w:rsidR="00893991" w:rsidRPr="0079397B" w:rsidRDefault="00893991" w:rsidP="00893991">
          <w:pPr>
            <w:pStyle w:val="bibliography"/>
            <w:ind w:left="300" w:hanging="300"/>
            <w:divId w:val="1667631455"/>
            <w:rPr>
              <w:rFonts w:ascii="Arial" w:hAnsi="Arial" w:cs="Arial"/>
              <w:rPrChange w:id="228" w:author="Eric Hoopfer" w:date="2025-11-08T14:22:00Z" w16du:dateUtc="2025-11-08T20:22:00Z">
                <w:rPr/>
              </w:rPrChange>
            </w:rPr>
          </w:pPr>
          <w:r w:rsidRPr="0079397B">
            <w:rPr>
              <w:rFonts w:ascii="Arial" w:hAnsi="Arial" w:cs="Arial"/>
              <w:rPrChange w:id="229" w:author="Eric Hoopfer" w:date="2025-11-08T14:22:00Z" w16du:dateUtc="2025-11-08T20:22:00Z">
                <w:rPr/>
              </w:rPrChange>
            </w:rPr>
            <w:t>Jung Y, Kennedy A, Chiu H, Mohammad F, Claridge-Chang A, Anderson DJ (2020) Neurons that Function within an Integrator to Promote a Persistent Behavioral State in Drosophila. Neuron 105:322-333.e5.</w:t>
          </w:r>
        </w:p>
        <w:p w14:paraId="432CA516" w14:textId="77777777" w:rsidR="00893991" w:rsidRPr="0079397B" w:rsidRDefault="00893991" w:rsidP="00893991">
          <w:pPr>
            <w:pStyle w:val="bibliography"/>
            <w:ind w:left="300" w:hanging="300"/>
            <w:divId w:val="1667631455"/>
            <w:rPr>
              <w:rFonts w:ascii="Arial" w:hAnsi="Arial" w:cs="Arial"/>
              <w:rPrChange w:id="230" w:author="Eric Hoopfer" w:date="2025-11-08T14:22:00Z" w16du:dateUtc="2025-11-08T20:22:00Z">
                <w:rPr/>
              </w:rPrChange>
            </w:rPr>
          </w:pPr>
          <w:r w:rsidRPr="0079397B">
            <w:rPr>
              <w:rFonts w:ascii="Arial" w:hAnsi="Arial" w:cs="Arial"/>
              <w:rPrChange w:id="231" w:author="Eric Hoopfer" w:date="2025-11-08T14:22:00Z" w16du:dateUtc="2025-11-08T20:22:00Z">
                <w:rPr/>
              </w:rPrChange>
            </w:rPr>
            <w:t>Kabra M, Robie AA, Rivera-Alba M, Branson S, Branson K (2013) JAABA: interactive machine learning for automatic annotation of animal behavior. Nature methods 10:64–67.</w:t>
          </w:r>
        </w:p>
        <w:p w14:paraId="22C61FD3" w14:textId="77777777" w:rsidR="00893991" w:rsidRPr="0079397B" w:rsidRDefault="00893991" w:rsidP="00893991">
          <w:pPr>
            <w:pStyle w:val="bibliography"/>
            <w:ind w:left="300" w:hanging="300"/>
            <w:divId w:val="1667631455"/>
            <w:rPr>
              <w:rFonts w:ascii="Arial" w:hAnsi="Arial" w:cs="Arial"/>
              <w:rPrChange w:id="232" w:author="Eric Hoopfer" w:date="2025-11-08T14:22:00Z" w16du:dateUtc="2025-11-08T20:22:00Z">
                <w:rPr/>
              </w:rPrChange>
            </w:rPr>
          </w:pPr>
          <w:r w:rsidRPr="0079397B">
            <w:rPr>
              <w:rFonts w:ascii="Arial" w:hAnsi="Arial" w:cs="Arial"/>
              <w:rPrChange w:id="233" w:author="Eric Hoopfer" w:date="2025-11-08T14:22:00Z" w16du:dateUtc="2025-11-08T20:22:00Z">
                <w:rPr/>
              </w:rPrChange>
            </w:rPr>
            <w:t xml:space="preserve">Kennedy A, Asahina K, Hoopfer E, Inagaki H, Jung Y, Lee H, Remedios R, Anderson DJ (2014) Internal States and Behavioral Decision-Making: Toward an Integration of Emotion and Cognition. Cold Spring Harbor Symposia on Quantitative Biology 79:199–210 Available at: </w:t>
          </w:r>
          <w:r w:rsidRPr="0079397B">
            <w:rPr>
              <w:rFonts w:ascii="Arial" w:hAnsi="Arial" w:cs="Arial"/>
              <w:rPrChange w:id="234" w:author="Eric Hoopfer" w:date="2025-11-08T14:22:00Z" w16du:dateUtc="2025-11-08T20:22:00Z">
                <w:rPr/>
              </w:rPrChange>
            </w:rPr>
            <w:fldChar w:fldCharType="begin"/>
          </w:r>
          <w:r w:rsidRPr="0079397B">
            <w:rPr>
              <w:rFonts w:ascii="Arial" w:hAnsi="Arial" w:cs="Arial"/>
              <w:rPrChange w:id="235" w:author="Eric Hoopfer" w:date="2025-11-08T14:22:00Z" w16du:dateUtc="2025-11-08T20:22:00Z">
                <w:rPr/>
              </w:rPrChange>
            </w:rPr>
            <w:instrText>HYPERLINK "http://symposium.cshlp.org/content/79/199.long"</w:instrText>
          </w:r>
          <w:r w:rsidRPr="0079397B">
            <w:rPr>
              <w:rFonts w:ascii="Arial" w:hAnsi="Arial" w:cs="Arial"/>
              <w:rPrChange w:id="236" w:author="Eric Hoopfer" w:date="2025-11-08T14:22:00Z" w16du:dateUtc="2025-11-08T20:22:00Z">
                <w:rPr/>
              </w:rPrChange>
            </w:rPr>
          </w:r>
          <w:r w:rsidRPr="0079397B">
            <w:rPr>
              <w:rFonts w:ascii="Arial" w:hAnsi="Arial" w:cs="Arial"/>
              <w:rPrChange w:id="237" w:author="Eric Hoopfer" w:date="2025-11-08T14:22:00Z" w16du:dateUtc="2025-11-08T20:22:00Z">
                <w:rPr/>
              </w:rPrChange>
            </w:rPr>
            <w:fldChar w:fldCharType="separate"/>
          </w:r>
          <w:r w:rsidRPr="0079397B">
            <w:rPr>
              <w:rStyle w:val="Hyperlink"/>
              <w:rFonts w:ascii="Arial" w:hAnsi="Arial" w:cs="Arial"/>
              <w:rPrChange w:id="238" w:author="Eric Hoopfer" w:date="2025-11-08T14:22:00Z" w16du:dateUtc="2025-11-08T20:22:00Z">
                <w:rPr>
                  <w:rStyle w:val="Hyperlink"/>
                </w:rPr>
              </w:rPrChange>
            </w:rPr>
            <w:t>http://symposium.cshlp.org/content/79/199.long</w:t>
          </w:r>
          <w:r w:rsidRPr="0079397B">
            <w:rPr>
              <w:rFonts w:ascii="Arial" w:hAnsi="Arial" w:cs="Arial"/>
              <w:rPrChange w:id="239" w:author="Eric Hoopfer" w:date="2025-11-08T14:22:00Z" w16du:dateUtc="2025-11-08T20:22:00Z">
                <w:rPr/>
              </w:rPrChange>
            </w:rPr>
            <w:fldChar w:fldCharType="end"/>
          </w:r>
          <w:r w:rsidRPr="0079397B">
            <w:rPr>
              <w:rFonts w:ascii="Arial" w:hAnsi="Arial" w:cs="Arial"/>
              <w:rPrChange w:id="240" w:author="Eric Hoopfer" w:date="2025-11-08T14:22:00Z" w16du:dateUtc="2025-11-08T20:22:00Z">
                <w:rPr/>
              </w:rPrChange>
            </w:rPr>
            <w:t>.</w:t>
          </w:r>
        </w:p>
        <w:p w14:paraId="25BFAB89" w14:textId="77777777" w:rsidR="00893991" w:rsidRPr="0079397B" w:rsidRDefault="00893991" w:rsidP="00893991">
          <w:pPr>
            <w:pStyle w:val="bibliography"/>
            <w:ind w:left="300" w:hanging="300"/>
            <w:divId w:val="1667631455"/>
            <w:rPr>
              <w:rFonts w:ascii="Arial" w:hAnsi="Arial" w:cs="Arial"/>
              <w:rPrChange w:id="241" w:author="Eric Hoopfer" w:date="2025-11-08T14:22:00Z" w16du:dateUtc="2025-11-08T20:22:00Z">
                <w:rPr/>
              </w:rPrChange>
            </w:rPr>
          </w:pPr>
          <w:proofErr w:type="spellStart"/>
          <w:r w:rsidRPr="0079397B">
            <w:rPr>
              <w:rFonts w:ascii="Arial" w:hAnsi="Arial" w:cs="Arial"/>
              <w:rPrChange w:id="242" w:author="Eric Hoopfer" w:date="2025-11-08T14:22:00Z" w16du:dateUtc="2025-11-08T20:22:00Z">
                <w:rPr/>
              </w:rPrChange>
            </w:rPr>
            <w:t>Klapoetke</w:t>
          </w:r>
          <w:proofErr w:type="spellEnd"/>
          <w:r w:rsidRPr="0079397B">
            <w:rPr>
              <w:rFonts w:ascii="Arial" w:hAnsi="Arial" w:cs="Arial"/>
              <w:rPrChange w:id="243" w:author="Eric Hoopfer" w:date="2025-11-08T14:22:00Z" w16du:dateUtc="2025-11-08T20:22:00Z">
                <w:rPr/>
              </w:rPrChange>
            </w:rPr>
            <w:t xml:space="preserve"> NC et al. (2014) Independent optical excitation of distinct neural populations. Nature methods 11:338–346 Available at: </w:t>
          </w:r>
          <w:r w:rsidRPr="0079397B">
            <w:rPr>
              <w:rFonts w:ascii="Arial" w:hAnsi="Arial" w:cs="Arial"/>
              <w:rPrChange w:id="244" w:author="Eric Hoopfer" w:date="2025-11-08T14:22:00Z" w16du:dateUtc="2025-11-08T20:22:00Z">
                <w:rPr/>
              </w:rPrChange>
            </w:rPr>
            <w:fldChar w:fldCharType="begin"/>
          </w:r>
          <w:r w:rsidRPr="0079397B">
            <w:rPr>
              <w:rFonts w:ascii="Arial" w:hAnsi="Arial" w:cs="Arial"/>
              <w:rPrChange w:id="245" w:author="Eric Hoopfer" w:date="2025-11-08T14:22:00Z" w16du:dateUtc="2025-11-08T20:22:00Z">
                <w:rPr/>
              </w:rPrChange>
            </w:rPr>
            <w:instrText>HYPERLINK "http://www.nature.com/doifinder/10.1038/nmeth.2836"</w:instrText>
          </w:r>
          <w:r w:rsidRPr="0079397B">
            <w:rPr>
              <w:rFonts w:ascii="Arial" w:hAnsi="Arial" w:cs="Arial"/>
              <w:rPrChange w:id="246" w:author="Eric Hoopfer" w:date="2025-11-08T14:22:00Z" w16du:dateUtc="2025-11-08T20:22:00Z">
                <w:rPr/>
              </w:rPrChange>
            </w:rPr>
          </w:r>
          <w:r w:rsidRPr="0079397B">
            <w:rPr>
              <w:rFonts w:ascii="Arial" w:hAnsi="Arial" w:cs="Arial"/>
              <w:rPrChange w:id="247" w:author="Eric Hoopfer" w:date="2025-11-08T14:22:00Z" w16du:dateUtc="2025-11-08T20:22:00Z">
                <w:rPr/>
              </w:rPrChange>
            </w:rPr>
            <w:fldChar w:fldCharType="separate"/>
          </w:r>
          <w:r w:rsidRPr="0079397B">
            <w:rPr>
              <w:rStyle w:val="Hyperlink"/>
              <w:rFonts w:ascii="Arial" w:hAnsi="Arial" w:cs="Arial"/>
              <w:rPrChange w:id="248" w:author="Eric Hoopfer" w:date="2025-11-08T14:22:00Z" w16du:dateUtc="2025-11-08T20:22:00Z">
                <w:rPr>
                  <w:rStyle w:val="Hyperlink"/>
                </w:rPr>
              </w:rPrChange>
            </w:rPr>
            <w:t>http://www.nature.com/doifinder/10.1038/nmeth.2836</w:t>
          </w:r>
          <w:r w:rsidRPr="0079397B">
            <w:rPr>
              <w:rFonts w:ascii="Arial" w:hAnsi="Arial" w:cs="Arial"/>
              <w:rPrChange w:id="249" w:author="Eric Hoopfer" w:date="2025-11-08T14:22:00Z" w16du:dateUtc="2025-11-08T20:22:00Z">
                <w:rPr/>
              </w:rPrChange>
            </w:rPr>
            <w:fldChar w:fldCharType="end"/>
          </w:r>
          <w:r w:rsidRPr="0079397B">
            <w:rPr>
              <w:rFonts w:ascii="Arial" w:hAnsi="Arial" w:cs="Arial"/>
              <w:rPrChange w:id="250" w:author="Eric Hoopfer" w:date="2025-11-08T14:22:00Z" w16du:dateUtc="2025-11-08T20:22:00Z">
                <w:rPr/>
              </w:rPrChange>
            </w:rPr>
            <w:t>.</w:t>
          </w:r>
        </w:p>
        <w:p w14:paraId="45245DFE" w14:textId="77777777" w:rsidR="00893991" w:rsidRPr="0079397B" w:rsidRDefault="00893991" w:rsidP="00893991">
          <w:pPr>
            <w:pStyle w:val="bibliography"/>
            <w:ind w:left="300" w:hanging="300"/>
            <w:divId w:val="1667631455"/>
            <w:rPr>
              <w:rFonts w:ascii="Arial" w:hAnsi="Arial" w:cs="Arial"/>
              <w:rPrChange w:id="251" w:author="Eric Hoopfer" w:date="2025-11-08T14:22:00Z" w16du:dateUtc="2025-11-08T20:22:00Z">
                <w:rPr/>
              </w:rPrChange>
            </w:rPr>
          </w:pPr>
          <w:r w:rsidRPr="0079397B">
            <w:rPr>
              <w:rFonts w:ascii="Arial" w:hAnsi="Arial" w:cs="Arial"/>
              <w:rPrChange w:id="252" w:author="Eric Hoopfer" w:date="2025-11-08T14:22:00Z" w16du:dateUtc="2025-11-08T20:22:00Z">
                <w:rPr/>
              </w:rPrChange>
            </w:rPr>
            <w:t xml:space="preserve">Lee SS, Wu MN (2020) Neural circuit mechanisms encoding motivational states in Drosophila. Curr </w:t>
          </w:r>
          <w:proofErr w:type="spellStart"/>
          <w:r w:rsidRPr="0079397B">
            <w:rPr>
              <w:rFonts w:ascii="Arial" w:hAnsi="Arial" w:cs="Arial"/>
              <w:rPrChange w:id="253" w:author="Eric Hoopfer" w:date="2025-11-08T14:22:00Z" w16du:dateUtc="2025-11-08T20:22:00Z">
                <w:rPr/>
              </w:rPrChange>
            </w:rPr>
            <w:t>Opin</w:t>
          </w:r>
          <w:proofErr w:type="spellEnd"/>
          <w:r w:rsidRPr="0079397B">
            <w:rPr>
              <w:rFonts w:ascii="Arial" w:hAnsi="Arial" w:cs="Arial"/>
              <w:rPrChange w:id="254" w:author="Eric Hoopfer" w:date="2025-11-08T14:22:00Z" w16du:dateUtc="2025-11-08T20:22:00Z">
                <w:rPr/>
              </w:rPrChange>
            </w:rPr>
            <w:t xml:space="preserve"> </w:t>
          </w:r>
          <w:proofErr w:type="spellStart"/>
          <w:r w:rsidRPr="0079397B">
            <w:rPr>
              <w:rFonts w:ascii="Arial" w:hAnsi="Arial" w:cs="Arial"/>
              <w:rPrChange w:id="255" w:author="Eric Hoopfer" w:date="2025-11-08T14:22:00Z" w16du:dateUtc="2025-11-08T20:22:00Z">
                <w:rPr/>
              </w:rPrChange>
            </w:rPr>
            <w:t>Neurobiol</w:t>
          </w:r>
          <w:proofErr w:type="spellEnd"/>
          <w:r w:rsidRPr="0079397B">
            <w:rPr>
              <w:rFonts w:ascii="Arial" w:hAnsi="Arial" w:cs="Arial"/>
              <w:rPrChange w:id="256" w:author="Eric Hoopfer" w:date="2025-11-08T14:22:00Z" w16du:dateUtc="2025-11-08T20:22:00Z">
                <w:rPr/>
              </w:rPrChange>
            </w:rPr>
            <w:t xml:space="preserve"> 64:135–142.</w:t>
          </w:r>
        </w:p>
        <w:p w14:paraId="1F36AE18" w14:textId="77777777" w:rsidR="00893991" w:rsidRPr="0079397B" w:rsidRDefault="00893991" w:rsidP="00893991">
          <w:pPr>
            <w:pStyle w:val="bibliography"/>
            <w:ind w:left="300" w:hanging="300"/>
            <w:divId w:val="1667631455"/>
            <w:rPr>
              <w:rFonts w:ascii="Arial" w:hAnsi="Arial" w:cs="Arial"/>
              <w:rPrChange w:id="257" w:author="Eric Hoopfer" w:date="2025-11-08T14:22:00Z" w16du:dateUtc="2025-11-08T20:22:00Z">
                <w:rPr/>
              </w:rPrChange>
            </w:rPr>
          </w:pPr>
          <w:r w:rsidRPr="0079397B">
            <w:rPr>
              <w:rFonts w:ascii="Arial" w:hAnsi="Arial" w:cs="Arial"/>
              <w:rPrChange w:id="258" w:author="Eric Hoopfer" w:date="2025-11-08T14:22:00Z" w16du:dateUtc="2025-11-08T20:22:00Z">
                <w:rPr/>
              </w:rPrChange>
            </w:rPr>
            <w:t xml:space="preserve">Lim RS, Eyjólfsdóttir E, Shin E, Perona P, Anderson DJ (2014) How food controls aggression in Drosophila. Louis M, ed. </w:t>
          </w:r>
          <w:proofErr w:type="spellStart"/>
          <w:r w:rsidRPr="0079397B">
            <w:rPr>
              <w:rFonts w:ascii="Arial" w:hAnsi="Arial" w:cs="Arial"/>
              <w:rPrChange w:id="259" w:author="Eric Hoopfer" w:date="2025-11-08T14:22:00Z" w16du:dateUtc="2025-11-08T20:22:00Z">
                <w:rPr/>
              </w:rPrChange>
            </w:rPr>
            <w:t>PLoS</w:t>
          </w:r>
          <w:proofErr w:type="spellEnd"/>
          <w:r w:rsidRPr="0079397B">
            <w:rPr>
              <w:rFonts w:ascii="Arial" w:hAnsi="Arial" w:cs="Arial"/>
              <w:rPrChange w:id="260" w:author="Eric Hoopfer" w:date="2025-11-08T14:22:00Z" w16du:dateUtc="2025-11-08T20:22:00Z">
                <w:rPr/>
              </w:rPrChange>
            </w:rPr>
            <w:t xml:space="preserve"> ONE </w:t>
          </w:r>
          <w:proofErr w:type="gramStart"/>
          <w:r w:rsidRPr="0079397B">
            <w:rPr>
              <w:rFonts w:ascii="Arial" w:hAnsi="Arial" w:cs="Arial"/>
              <w:rPrChange w:id="261" w:author="Eric Hoopfer" w:date="2025-11-08T14:22:00Z" w16du:dateUtc="2025-11-08T20:22:00Z">
                <w:rPr/>
              </w:rPrChange>
            </w:rPr>
            <w:t>9:e</w:t>
          </w:r>
          <w:proofErr w:type="gramEnd"/>
          <w:r w:rsidRPr="0079397B">
            <w:rPr>
              <w:rFonts w:ascii="Arial" w:hAnsi="Arial" w:cs="Arial"/>
              <w:rPrChange w:id="262" w:author="Eric Hoopfer" w:date="2025-11-08T14:22:00Z" w16du:dateUtc="2025-11-08T20:22:00Z">
                <w:rPr/>
              </w:rPrChange>
            </w:rPr>
            <w:t>105626.</w:t>
          </w:r>
        </w:p>
        <w:p w14:paraId="0FC199E0" w14:textId="77777777" w:rsidR="00893991" w:rsidRPr="0079397B" w:rsidRDefault="00893991" w:rsidP="00893991">
          <w:pPr>
            <w:pStyle w:val="bibliography"/>
            <w:ind w:left="300" w:hanging="300"/>
            <w:divId w:val="1667631455"/>
            <w:rPr>
              <w:rFonts w:ascii="Arial" w:hAnsi="Arial" w:cs="Arial"/>
              <w:rPrChange w:id="263" w:author="Eric Hoopfer" w:date="2025-11-08T14:22:00Z" w16du:dateUtc="2025-11-08T20:22:00Z">
                <w:rPr/>
              </w:rPrChange>
            </w:rPr>
          </w:pPr>
          <w:r w:rsidRPr="0079397B">
            <w:rPr>
              <w:rFonts w:ascii="Arial" w:hAnsi="Arial" w:cs="Arial"/>
              <w:rPrChange w:id="264" w:author="Eric Hoopfer" w:date="2025-11-08T14:22:00Z" w16du:dateUtc="2025-11-08T20:22:00Z">
                <w:rPr/>
              </w:rPrChange>
            </w:rPr>
            <w:t xml:space="preserve">Mohammad F, Stewart JC, Ott S, </w:t>
          </w:r>
          <w:proofErr w:type="spellStart"/>
          <w:r w:rsidRPr="0079397B">
            <w:rPr>
              <w:rFonts w:ascii="Arial" w:hAnsi="Arial" w:cs="Arial"/>
              <w:rPrChange w:id="265" w:author="Eric Hoopfer" w:date="2025-11-08T14:22:00Z" w16du:dateUtc="2025-11-08T20:22:00Z">
                <w:rPr/>
              </w:rPrChange>
            </w:rPr>
            <w:t>Chlebikova</w:t>
          </w:r>
          <w:proofErr w:type="spellEnd"/>
          <w:r w:rsidRPr="0079397B">
            <w:rPr>
              <w:rFonts w:ascii="Arial" w:hAnsi="Arial" w:cs="Arial"/>
              <w:rPrChange w:id="266" w:author="Eric Hoopfer" w:date="2025-11-08T14:22:00Z" w16du:dateUtc="2025-11-08T20:22:00Z">
                <w:rPr/>
              </w:rPrChange>
            </w:rPr>
            <w:t xml:space="preserve"> K, Chua JY, Koh T-W, Ho J, Claridge-Chang A (2017) Optogenetic inhibition of behavior with anion </w:t>
          </w:r>
          <w:proofErr w:type="spellStart"/>
          <w:r w:rsidRPr="0079397B">
            <w:rPr>
              <w:rFonts w:ascii="Arial" w:hAnsi="Arial" w:cs="Arial"/>
              <w:rPrChange w:id="267" w:author="Eric Hoopfer" w:date="2025-11-08T14:22:00Z" w16du:dateUtc="2025-11-08T20:22:00Z">
                <w:rPr/>
              </w:rPrChange>
            </w:rPr>
            <w:t>channelrhodopsins</w:t>
          </w:r>
          <w:proofErr w:type="spellEnd"/>
          <w:r w:rsidRPr="0079397B">
            <w:rPr>
              <w:rFonts w:ascii="Arial" w:hAnsi="Arial" w:cs="Arial"/>
              <w:rPrChange w:id="268" w:author="Eric Hoopfer" w:date="2025-11-08T14:22:00Z" w16du:dateUtc="2025-11-08T20:22:00Z">
                <w:rPr/>
              </w:rPrChange>
            </w:rPr>
            <w:t>. Nat Methods 14:271–274.</w:t>
          </w:r>
        </w:p>
        <w:p w14:paraId="1138E0F9" w14:textId="77777777" w:rsidR="00893991" w:rsidRPr="0079397B" w:rsidRDefault="00893991" w:rsidP="00893991">
          <w:pPr>
            <w:pStyle w:val="bibliography"/>
            <w:ind w:left="300" w:hanging="300"/>
            <w:divId w:val="1667631455"/>
            <w:rPr>
              <w:rFonts w:ascii="Arial" w:hAnsi="Arial" w:cs="Arial"/>
              <w:rPrChange w:id="269" w:author="Eric Hoopfer" w:date="2025-11-08T14:22:00Z" w16du:dateUtc="2025-11-08T20:22:00Z">
                <w:rPr/>
              </w:rPrChange>
            </w:rPr>
          </w:pPr>
          <w:r w:rsidRPr="0079397B">
            <w:rPr>
              <w:rFonts w:ascii="Arial" w:hAnsi="Arial" w:cs="Arial"/>
              <w:rPrChange w:id="270" w:author="Eric Hoopfer" w:date="2025-11-08T14:22:00Z" w16du:dateUtc="2025-11-08T20:22:00Z">
                <w:rPr/>
              </w:rPrChange>
            </w:rPr>
            <w:t xml:space="preserve">Nagel G, </w:t>
          </w:r>
          <w:proofErr w:type="spellStart"/>
          <w:r w:rsidRPr="0079397B">
            <w:rPr>
              <w:rFonts w:ascii="Arial" w:hAnsi="Arial" w:cs="Arial"/>
              <w:rPrChange w:id="271" w:author="Eric Hoopfer" w:date="2025-11-08T14:22:00Z" w16du:dateUtc="2025-11-08T20:22:00Z">
                <w:rPr/>
              </w:rPrChange>
            </w:rPr>
            <w:t>Szellas</w:t>
          </w:r>
          <w:proofErr w:type="spellEnd"/>
          <w:r w:rsidRPr="0079397B">
            <w:rPr>
              <w:rFonts w:ascii="Arial" w:hAnsi="Arial" w:cs="Arial"/>
              <w:rPrChange w:id="272" w:author="Eric Hoopfer" w:date="2025-11-08T14:22:00Z" w16du:dateUtc="2025-11-08T20:22:00Z">
                <w:rPr/>
              </w:rPrChange>
            </w:rPr>
            <w:t xml:space="preserve"> T, Huhn W, </w:t>
          </w:r>
          <w:proofErr w:type="spellStart"/>
          <w:r w:rsidRPr="0079397B">
            <w:rPr>
              <w:rFonts w:ascii="Arial" w:hAnsi="Arial" w:cs="Arial"/>
              <w:rPrChange w:id="273" w:author="Eric Hoopfer" w:date="2025-11-08T14:22:00Z" w16du:dateUtc="2025-11-08T20:22:00Z">
                <w:rPr/>
              </w:rPrChange>
            </w:rPr>
            <w:t>Kateriya</w:t>
          </w:r>
          <w:proofErr w:type="spellEnd"/>
          <w:r w:rsidRPr="0079397B">
            <w:rPr>
              <w:rFonts w:ascii="Arial" w:hAnsi="Arial" w:cs="Arial"/>
              <w:rPrChange w:id="274" w:author="Eric Hoopfer" w:date="2025-11-08T14:22:00Z" w16du:dateUtc="2025-11-08T20:22:00Z">
                <w:rPr/>
              </w:rPrChange>
            </w:rPr>
            <w:t xml:space="preserve"> S, Adeishvili N, Berthold P, Ollig D, Hegemann P, Bamberg E (2003) Channelrhodopsin-2, a directly light-gated cation-selective membrane channel. Proc Natl </w:t>
          </w:r>
          <w:proofErr w:type="spellStart"/>
          <w:r w:rsidRPr="0079397B">
            <w:rPr>
              <w:rFonts w:ascii="Arial" w:hAnsi="Arial" w:cs="Arial"/>
              <w:rPrChange w:id="275" w:author="Eric Hoopfer" w:date="2025-11-08T14:22:00Z" w16du:dateUtc="2025-11-08T20:22:00Z">
                <w:rPr/>
              </w:rPrChange>
            </w:rPr>
            <w:t>Acad</w:t>
          </w:r>
          <w:proofErr w:type="spellEnd"/>
          <w:r w:rsidRPr="0079397B">
            <w:rPr>
              <w:rFonts w:ascii="Arial" w:hAnsi="Arial" w:cs="Arial"/>
              <w:rPrChange w:id="276" w:author="Eric Hoopfer" w:date="2025-11-08T14:22:00Z" w16du:dateUtc="2025-11-08T20:22:00Z">
                <w:rPr/>
              </w:rPrChange>
            </w:rPr>
            <w:t xml:space="preserve"> Sci 100:13940–13945.</w:t>
          </w:r>
        </w:p>
        <w:p w14:paraId="4E1B6595" w14:textId="77777777" w:rsidR="00893991" w:rsidRPr="0079397B" w:rsidRDefault="00893991" w:rsidP="00893991">
          <w:pPr>
            <w:pStyle w:val="bibliography"/>
            <w:ind w:left="300" w:hanging="300"/>
            <w:divId w:val="1667631455"/>
            <w:rPr>
              <w:rFonts w:ascii="Arial" w:hAnsi="Arial" w:cs="Arial"/>
              <w:rPrChange w:id="277" w:author="Eric Hoopfer" w:date="2025-11-08T14:22:00Z" w16du:dateUtc="2025-11-08T20:22:00Z">
                <w:rPr/>
              </w:rPrChange>
            </w:rPr>
          </w:pPr>
          <w:r w:rsidRPr="0079397B">
            <w:rPr>
              <w:rFonts w:ascii="Arial" w:hAnsi="Arial" w:cs="Arial"/>
              <w:rPrChange w:id="278" w:author="Eric Hoopfer" w:date="2025-11-08T14:22:00Z" w16du:dateUtc="2025-11-08T20:22:00Z">
                <w:rPr/>
              </w:rPrChange>
            </w:rPr>
            <w:lastRenderedPageBreak/>
            <w:t xml:space="preserve">Oren-Suissa M, </w:t>
          </w:r>
          <w:proofErr w:type="spellStart"/>
          <w:r w:rsidRPr="0079397B">
            <w:rPr>
              <w:rFonts w:ascii="Arial" w:hAnsi="Arial" w:cs="Arial"/>
              <w:rPrChange w:id="279" w:author="Eric Hoopfer" w:date="2025-11-08T14:22:00Z" w16du:dateUtc="2025-11-08T20:22:00Z">
                <w:rPr/>
              </w:rPrChange>
            </w:rPr>
            <w:t>Shirangi</w:t>
          </w:r>
          <w:proofErr w:type="spellEnd"/>
          <w:r w:rsidRPr="0079397B">
            <w:rPr>
              <w:rFonts w:ascii="Arial" w:hAnsi="Arial" w:cs="Arial"/>
              <w:rPrChange w:id="280" w:author="Eric Hoopfer" w:date="2025-11-08T14:22:00Z" w16du:dateUtc="2025-11-08T20:22:00Z">
                <w:rPr/>
              </w:rPrChange>
            </w:rPr>
            <w:t xml:space="preserve"> TR (2025) Neural Circuits Underlying Sexually Dimorphic Innate Behaviors. Annu Rev </w:t>
          </w:r>
          <w:proofErr w:type="spellStart"/>
          <w:r w:rsidRPr="0079397B">
            <w:rPr>
              <w:rFonts w:ascii="Arial" w:hAnsi="Arial" w:cs="Arial"/>
              <w:rPrChange w:id="281" w:author="Eric Hoopfer" w:date="2025-11-08T14:22:00Z" w16du:dateUtc="2025-11-08T20:22:00Z">
                <w:rPr/>
              </w:rPrChange>
            </w:rPr>
            <w:t>Neurosci</w:t>
          </w:r>
          <w:proofErr w:type="spellEnd"/>
          <w:r w:rsidRPr="0079397B">
            <w:rPr>
              <w:rFonts w:ascii="Arial" w:hAnsi="Arial" w:cs="Arial"/>
              <w:rPrChange w:id="282" w:author="Eric Hoopfer" w:date="2025-11-08T14:22:00Z" w16du:dateUtc="2025-11-08T20:22:00Z">
                <w:rPr/>
              </w:rPrChange>
            </w:rPr>
            <w:t xml:space="preserve"> 48:191–210.</w:t>
          </w:r>
        </w:p>
        <w:p w14:paraId="0C14D6A8" w14:textId="77777777" w:rsidR="00893991" w:rsidRPr="0079397B" w:rsidRDefault="00893991" w:rsidP="00893991">
          <w:pPr>
            <w:pStyle w:val="bibliography"/>
            <w:ind w:left="300" w:hanging="300"/>
            <w:divId w:val="1667631455"/>
            <w:rPr>
              <w:rFonts w:ascii="Arial" w:hAnsi="Arial" w:cs="Arial"/>
              <w:rPrChange w:id="283" w:author="Eric Hoopfer" w:date="2025-11-08T14:22:00Z" w16du:dateUtc="2025-11-08T20:22:00Z">
                <w:rPr/>
              </w:rPrChange>
            </w:rPr>
          </w:pPr>
          <w:proofErr w:type="spellStart"/>
          <w:r w:rsidRPr="0079397B">
            <w:rPr>
              <w:rFonts w:ascii="Arial" w:hAnsi="Arial" w:cs="Arial"/>
              <w:rPrChange w:id="284" w:author="Eric Hoopfer" w:date="2025-11-08T14:22:00Z" w16du:dateUtc="2025-11-08T20:22:00Z">
                <w:rPr/>
              </w:rPrChange>
            </w:rPr>
            <w:t>Palavicino</w:t>
          </w:r>
          <w:proofErr w:type="spellEnd"/>
          <w:r w:rsidRPr="0079397B">
            <w:rPr>
              <w:rFonts w:ascii="Arial" w:hAnsi="Arial" w:cs="Arial"/>
              <w:rPrChange w:id="285" w:author="Eric Hoopfer" w:date="2025-11-08T14:22:00Z" w16du:dateUtc="2025-11-08T20:22:00Z">
                <w:rPr/>
              </w:rPrChange>
            </w:rPr>
            <w:t xml:space="preserve">-Maggio CB, Chan Y-B, McKellar C, Kravitz EA (2019) A small number of cholinergic neurons mediate </w:t>
          </w:r>
          <w:proofErr w:type="spellStart"/>
          <w:r w:rsidRPr="0079397B">
            <w:rPr>
              <w:rFonts w:ascii="Arial" w:hAnsi="Arial" w:cs="Arial"/>
              <w:rPrChange w:id="286" w:author="Eric Hoopfer" w:date="2025-11-08T14:22:00Z" w16du:dateUtc="2025-11-08T20:22:00Z">
                <w:rPr/>
              </w:rPrChange>
            </w:rPr>
            <w:t>hyperaggression</w:t>
          </w:r>
          <w:proofErr w:type="spellEnd"/>
          <w:r w:rsidRPr="0079397B">
            <w:rPr>
              <w:rFonts w:ascii="Arial" w:hAnsi="Arial" w:cs="Arial"/>
              <w:rPrChange w:id="287" w:author="Eric Hoopfer" w:date="2025-11-08T14:22:00Z" w16du:dateUtc="2025-11-08T20:22:00Z">
                <w:rPr/>
              </w:rPrChange>
            </w:rPr>
            <w:t xml:space="preserve"> in female Drosophila. Proc Natl </w:t>
          </w:r>
          <w:proofErr w:type="spellStart"/>
          <w:r w:rsidRPr="0079397B">
            <w:rPr>
              <w:rFonts w:ascii="Arial" w:hAnsi="Arial" w:cs="Arial"/>
              <w:rPrChange w:id="288" w:author="Eric Hoopfer" w:date="2025-11-08T14:22:00Z" w16du:dateUtc="2025-11-08T20:22:00Z">
                <w:rPr/>
              </w:rPrChange>
            </w:rPr>
            <w:t>Acad</w:t>
          </w:r>
          <w:proofErr w:type="spellEnd"/>
          <w:r w:rsidRPr="0079397B">
            <w:rPr>
              <w:rFonts w:ascii="Arial" w:hAnsi="Arial" w:cs="Arial"/>
              <w:rPrChange w:id="289" w:author="Eric Hoopfer" w:date="2025-11-08T14:22:00Z" w16du:dateUtc="2025-11-08T20:22:00Z">
                <w:rPr/>
              </w:rPrChange>
            </w:rPr>
            <w:t xml:space="preserve"> Sci 116:17029–17038.</w:t>
          </w:r>
        </w:p>
        <w:p w14:paraId="167B9020" w14:textId="77777777" w:rsidR="00893991" w:rsidRPr="0079397B" w:rsidRDefault="00893991" w:rsidP="00893991">
          <w:pPr>
            <w:pStyle w:val="bibliography"/>
            <w:ind w:left="300" w:hanging="300"/>
            <w:divId w:val="1667631455"/>
            <w:rPr>
              <w:rFonts w:ascii="Arial" w:hAnsi="Arial" w:cs="Arial"/>
              <w:rPrChange w:id="290" w:author="Eric Hoopfer" w:date="2025-11-08T14:22:00Z" w16du:dateUtc="2025-11-08T20:22:00Z">
                <w:rPr/>
              </w:rPrChange>
            </w:rPr>
          </w:pPr>
          <w:r w:rsidRPr="0079397B">
            <w:rPr>
              <w:rFonts w:ascii="Arial" w:hAnsi="Arial" w:cs="Arial"/>
              <w:rPrChange w:id="291" w:author="Eric Hoopfer" w:date="2025-11-08T14:22:00Z" w16du:dateUtc="2025-11-08T20:22:00Z">
                <w:rPr/>
              </w:rPrChange>
            </w:rPr>
            <w:t xml:space="preserve">Pan Y, Robinett CC, Baker BS (2011) Turning males on: activation of male courtship behavior in Drosophila melanogaster. </w:t>
          </w:r>
          <w:proofErr w:type="spellStart"/>
          <w:r w:rsidRPr="0079397B">
            <w:rPr>
              <w:rFonts w:ascii="Arial" w:hAnsi="Arial" w:cs="Arial"/>
              <w:rPrChange w:id="292" w:author="Eric Hoopfer" w:date="2025-11-08T14:22:00Z" w16du:dateUtc="2025-11-08T20:22:00Z">
                <w:rPr/>
              </w:rPrChange>
            </w:rPr>
            <w:t>Brembs</w:t>
          </w:r>
          <w:proofErr w:type="spellEnd"/>
          <w:r w:rsidRPr="0079397B">
            <w:rPr>
              <w:rFonts w:ascii="Arial" w:hAnsi="Arial" w:cs="Arial"/>
              <w:rPrChange w:id="293" w:author="Eric Hoopfer" w:date="2025-11-08T14:22:00Z" w16du:dateUtc="2025-11-08T20:22:00Z">
                <w:rPr/>
              </w:rPrChange>
            </w:rPr>
            <w:t xml:space="preserve"> B, ed. </w:t>
          </w:r>
          <w:proofErr w:type="spellStart"/>
          <w:r w:rsidRPr="0079397B">
            <w:rPr>
              <w:rFonts w:ascii="Arial" w:hAnsi="Arial" w:cs="Arial"/>
              <w:rPrChange w:id="294" w:author="Eric Hoopfer" w:date="2025-11-08T14:22:00Z" w16du:dateUtc="2025-11-08T20:22:00Z">
                <w:rPr/>
              </w:rPrChange>
            </w:rPr>
            <w:t>PLoS</w:t>
          </w:r>
          <w:proofErr w:type="spellEnd"/>
          <w:r w:rsidRPr="0079397B">
            <w:rPr>
              <w:rFonts w:ascii="Arial" w:hAnsi="Arial" w:cs="Arial"/>
              <w:rPrChange w:id="295" w:author="Eric Hoopfer" w:date="2025-11-08T14:22:00Z" w16du:dateUtc="2025-11-08T20:22:00Z">
                <w:rPr/>
              </w:rPrChange>
            </w:rPr>
            <w:t xml:space="preserve"> ONE </w:t>
          </w:r>
          <w:proofErr w:type="gramStart"/>
          <w:r w:rsidRPr="0079397B">
            <w:rPr>
              <w:rFonts w:ascii="Arial" w:hAnsi="Arial" w:cs="Arial"/>
              <w:rPrChange w:id="296" w:author="Eric Hoopfer" w:date="2025-11-08T14:22:00Z" w16du:dateUtc="2025-11-08T20:22:00Z">
                <w:rPr/>
              </w:rPrChange>
            </w:rPr>
            <w:t>6:e</w:t>
          </w:r>
          <w:proofErr w:type="gramEnd"/>
          <w:r w:rsidRPr="0079397B">
            <w:rPr>
              <w:rFonts w:ascii="Arial" w:hAnsi="Arial" w:cs="Arial"/>
              <w:rPrChange w:id="297" w:author="Eric Hoopfer" w:date="2025-11-08T14:22:00Z" w16du:dateUtc="2025-11-08T20:22:00Z">
                <w:rPr/>
              </w:rPrChange>
            </w:rPr>
            <w:t>21144.</w:t>
          </w:r>
        </w:p>
        <w:p w14:paraId="1D54CBBB" w14:textId="77777777" w:rsidR="00893991" w:rsidRPr="0079397B" w:rsidRDefault="00893991" w:rsidP="00893991">
          <w:pPr>
            <w:pStyle w:val="bibliography"/>
            <w:ind w:left="300" w:hanging="300"/>
            <w:divId w:val="1667631455"/>
            <w:rPr>
              <w:rFonts w:ascii="Arial" w:hAnsi="Arial" w:cs="Arial"/>
              <w:rPrChange w:id="298" w:author="Eric Hoopfer" w:date="2025-11-08T14:22:00Z" w16du:dateUtc="2025-11-08T20:22:00Z">
                <w:rPr/>
              </w:rPrChange>
            </w:rPr>
          </w:pPr>
          <w:r w:rsidRPr="0079397B">
            <w:rPr>
              <w:rFonts w:ascii="Arial" w:hAnsi="Arial" w:cs="Arial"/>
              <w:rPrChange w:id="299" w:author="Eric Hoopfer" w:date="2025-11-08T14:22:00Z" w16du:dateUtc="2025-11-08T20:22:00Z">
                <w:rPr/>
              </w:rPrChange>
            </w:rPr>
            <w:t xml:space="preserve">Pereira TD, Aldarondo DE, Willmore L, </w:t>
          </w:r>
          <w:proofErr w:type="spellStart"/>
          <w:r w:rsidRPr="0079397B">
            <w:rPr>
              <w:rFonts w:ascii="Arial" w:hAnsi="Arial" w:cs="Arial"/>
              <w:rPrChange w:id="300" w:author="Eric Hoopfer" w:date="2025-11-08T14:22:00Z" w16du:dateUtc="2025-11-08T20:22:00Z">
                <w:rPr/>
              </w:rPrChange>
            </w:rPr>
            <w:t>Kislin</w:t>
          </w:r>
          <w:proofErr w:type="spellEnd"/>
          <w:r w:rsidRPr="0079397B">
            <w:rPr>
              <w:rFonts w:ascii="Arial" w:hAnsi="Arial" w:cs="Arial"/>
              <w:rPrChange w:id="301" w:author="Eric Hoopfer" w:date="2025-11-08T14:22:00Z" w16du:dateUtc="2025-11-08T20:22:00Z">
                <w:rPr/>
              </w:rPrChange>
            </w:rPr>
            <w:t xml:space="preserve"> M, Wang SS-H, Murthy M, Shaevitz JW (2019) Fast animal pose estimation using deep neural networks. Nat Methods 16:117–125.</w:t>
          </w:r>
        </w:p>
        <w:p w14:paraId="59188FF0" w14:textId="77777777" w:rsidR="00893991" w:rsidRPr="0079397B" w:rsidRDefault="00893991" w:rsidP="00893991">
          <w:pPr>
            <w:pStyle w:val="bibliography"/>
            <w:ind w:left="300" w:hanging="300"/>
            <w:divId w:val="1667631455"/>
            <w:rPr>
              <w:rFonts w:ascii="Arial" w:hAnsi="Arial" w:cs="Arial"/>
              <w:rPrChange w:id="302" w:author="Eric Hoopfer" w:date="2025-11-08T14:22:00Z" w16du:dateUtc="2025-11-08T20:22:00Z">
                <w:rPr/>
              </w:rPrChange>
            </w:rPr>
          </w:pPr>
          <w:r w:rsidRPr="0079397B">
            <w:rPr>
              <w:rFonts w:ascii="Arial" w:hAnsi="Arial" w:cs="Arial"/>
              <w:rPrChange w:id="303" w:author="Eric Hoopfer" w:date="2025-11-08T14:22:00Z" w16du:dateUtc="2025-11-08T20:22:00Z">
                <w:rPr/>
              </w:rPrChange>
            </w:rPr>
            <w:t>Pfeiffer BD, Ngo T-TB, Hibbard KL, Murphy C, Jenett A, Truman JW, Rubin GM (2010) Refinement of tools for targeted gene expression in Drosophila. Genetics 186:735–755.</w:t>
          </w:r>
        </w:p>
        <w:p w14:paraId="1E56BD36" w14:textId="77777777" w:rsidR="00893991" w:rsidRPr="0079397B" w:rsidRDefault="00893991" w:rsidP="00893991">
          <w:pPr>
            <w:pStyle w:val="bibliography"/>
            <w:ind w:left="300" w:hanging="300"/>
            <w:divId w:val="1667631455"/>
            <w:rPr>
              <w:rFonts w:ascii="Arial" w:hAnsi="Arial" w:cs="Arial"/>
              <w:rPrChange w:id="304" w:author="Eric Hoopfer" w:date="2025-11-08T14:22:00Z" w16du:dateUtc="2025-11-08T20:22:00Z">
                <w:rPr/>
              </w:rPrChange>
            </w:rPr>
          </w:pPr>
          <w:r w:rsidRPr="0079397B">
            <w:rPr>
              <w:rFonts w:ascii="Arial" w:hAnsi="Arial" w:cs="Arial"/>
              <w:rPrChange w:id="305" w:author="Eric Hoopfer" w:date="2025-11-08T14:22:00Z" w16du:dateUtc="2025-11-08T20:22:00Z">
                <w:rPr/>
              </w:rPrChange>
            </w:rPr>
            <w:t xml:space="preserve">Pulver SR, Hornstein NJ, Land BL, Johnson BR (2011) Optogenetics in the teaching laboratory: using channelrhodopsin-2 to study the neural basis of behavior and synaptic physiology in Drosophila. Advances in Physiology Education 35:82–91 Available at: </w:t>
          </w:r>
          <w:r w:rsidRPr="0079397B">
            <w:rPr>
              <w:rFonts w:ascii="Arial" w:hAnsi="Arial" w:cs="Arial"/>
              <w:rPrChange w:id="306" w:author="Eric Hoopfer" w:date="2025-11-08T14:22:00Z" w16du:dateUtc="2025-11-08T20:22:00Z">
                <w:rPr/>
              </w:rPrChange>
            </w:rPr>
            <w:fldChar w:fldCharType="begin"/>
          </w:r>
          <w:r w:rsidRPr="0079397B">
            <w:rPr>
              <w:rFonts w:ascii="Arial" w:hAnsi="Arial" w:cs="Arial"/>
              <w:rPrChange w:id="307" w:author="Eric Hoopfer" w:date="2025-11-08T14:22:00Z" w16du:dateUtc="2025-11-08T20:22:00Z">
                <w:rPr/>
              </w:rPrChange>
            </w:rPr>
            <w:instrText>HYPERLINK "https://www.physiology.org/doi/full/10.1152/advan.00125.2010"</w:instrText>
          </w:r>
          <w:r w:rsidRPr="0079397B">
            <w:rPr>
              <w:rFonts w:ascii="Arial" w:hAnsi="Arial" w:cs="Arial"/>
              <w:rPrChange w:id="308" w:author="Eric Hoopfer" w:date="2025-11-08T14:22:00Z" w16du:dateUtc="2025-11-08T20:22:00Z">
                <w:rPr/>
              </w:rPrChange>
            </w:rPr>
          </w:r>
          <w:r w:rsidRPr="0079397B">
            <w:rPr>
              <w:rFonts w:ascii="Arial" w:hAnsi="Arial" w:cs="Arial"/>
              <w:rPrChange w:id="309" w:author="Eric Hoopfer" w:date="2025-11-08T14:22:00Z" w16du:dateUtc="2025-11-08T20:22:00Z">
                <w:rPr/>
              </w:rPrChange>
            </w:rPr>
            <w:fldChar w:fldCharType="separate"/>
          </w:r>
          <w:r w:rsidRPr="0079397B">
            <w:rPr>
              <w:rStyle w:val="Hyperlink"/>
              <w:rFonts w:ascii="Arial" w:hAnsi="Arial" w:cs="Arial"/>
              <w:rPrChange w:id="310" w:author="Eric Hoopfer" w:date="2025-11-08T14:22:00Z" w16du:dateUtc="2025-11-08T20:22:00Z">
                <w:rPr>
                  <w:rStyle w:val="Hyperlink"/>
                </w:rPr>
              </w:rPrChange>
            </w:rPr>
            <w:t>https://www.physiology.org/doi/full/10.1152/advan.00125.2010</w:t>
          </w:r>
          <w:r w:rsidRPr="0079397B">
            <w:rPr>
              <w:rFonts w:ascii="Arial" w:hAnsi="Arial" w:cs="Arial"/>
              <w:rPrChange w:id="311" w:author="Eric Hoopfer" w:date="2025-11-08T14:22:00Z" w16du:dateUtc="2025-11-08T20:22:00Z">
                <w:rPr/>
              </w:rPrChange>
            </w:rPr>
            <w:fldChar w:fldCharType="end"/>
          </w:r>
          <w:r w:rsidRPr="0079397B">
            <w:rPr>
              <w:rFonts w:ascii="Arial" w:hAnsi="Arial" w:cs="Arial"/>
              <w:rPrChange w:id="312" w:author="Eric Hoopfer" w:date="2025-11-08T14:22:00Z" w16du:dateUtc="2025-11-08T20:22:00Z">
                <w:rPr/>
              </w:rPrChange>
            </w:rPr>
            <w:t>.</w:t>
          </w:r>
        </w:p>
        <w:p w14:paraId="00A57DFD" w14:textId="77777777" w:rsidR="00893991" w:rsidRPr="0079397B" w:rsidRDefault="00893991" w:rsidP="00893991">
          <w:pPr>
            <w:pStyle w:val="bibliography"/>
            <w:ind w:left="300" w:hanging="300"/>
            <w:divId w:val="1667631455"/>
            <w:rPr>
              <w:rFonts w:ascii="Arial" w:hAnsi="Arial" w:cs="Arial"/>
              <w:rPrChange w:id="313" w:author="Eric Hoopfer" w:date="2025-11-08T14:22:00Z" w16du:dateUtc="2025-11-08T20:22:00Z">
                <w:rPr/>
              </w:rPrChange>
            </w:rPr>
          </w:pPr>
          <w:r w:rsidRPr="0079397B">
            <w:rPr>
              <w:rFonts w:ascii="Arial" w:hAnsi="Arial" w:cs="Arial"/>
              <w:rPrChange w:id="314" w:author="Eric Hoopfer" w:date="2025-11-08T14:22:00Z" w16du:dateUtc="2025-11-08T20:22:00Z">
                <w:rPr/>
              </w:rPrChange>
            </w:rPr>
            <w:t xml:space="preserve">Pulver SR, </w:t>
          </w:r>
          <w:proofErr w:type="spellStart"/>
          <w:r w:rsidRPr="0079397B">
            <w:rPr>
              <w:rFonts w:ascii="Arial" w:hAnsi="Arial" w:cs="Arial"/>
              <w:rPrChange w:id="315" w:author="Eric Hoopfer" w:date="2025-11-08T14:22:00Z" w16du:dateUtc="2025-11-08T20:22:00Z">
                <w:rPr/>
              </w:rPrChange>
            </w:rPr>
            <w:t>Pashkovski</w:t>
          </w:r>
          <w:proofErr w:type="spellEnd"/>
          <w:r w:rsidRPr="0079397B">
            <w:rPr>
              <w:rFonts w:ascii="Arial" w:hAnsi="Arial" w:cs="Arial"/>
              <w:rPrChange w:id="316" w:author="Eric Hoopfer" w:date="2025-11-08T14:22:00Z" w16du:dateUtc="2025-11-08T20:22:00Z">
                <w:rPr/>
              </w:rPrChange>
            </w:rPr>
            <w:t xml:space="preserve"> SL, Hornstein NJ, Garrity PA, Griffith LC (2009) Temporal Dynamics of Neuronal Activation by Channelrhodopsin-2 and TRPA1 Determine Behavioral Output in Drosophila Larvae. J </w:t>
          </w:r>
          <w:proofErr w:type="spellStart"/>
          <w:r w:rsidRPr="0079397B">
            <w:rPr>
              <w:rFonts w:ascii="Arial" w:hAnsi="Arial" w:cs="Arial"/>
              <w:rPrChange w:id="317" w:author="Eric Hoopfer" w:date="2025-11-08T14:22:00Z" w16du:dateUtc="2025-11-08T20:22:00Z">
                <w:rPr/>
              </w:rPrChange>
            </w:rPr>
            <w:t>Neurophysiol</w:t>
          </w:r>
          <w:proofErr w:type="spellEnd"/>
          <w:r w:rsidRPr="0079397B">
            <w:rPr>
              <w:rFonts w:ascii="Arial" w:hAnsi="Arial" w:cs="Arial"/>
              <w:rPrChange w:id="318" w:author="Eric Hoopfer" w:date="2025-11-08T14:22:00Z" w16du:dateUtc="2025-11-08T20:22:00Z">
                <w:rPr/>
              </w:rPrChange>
            </w:rPr>
            <w:t xml:space="preserve"> 101:3075–3088.</w:t>
          </w:r>
        </w:p>
        <w:p w14:paraId="67DEFD51" w14:textId="77777777" w:rsidR="00893991" w:rsidRPr="0079397B" w:rsidRDefault="00893991" w:rsidP="00893991">
          <w:pPr>
            <w:pStyle w:val="bibliography"/>
            <w:ind w:left="300" w:hanging="300"/>
            <w:divId w:val="1667631455"/>
            <w:rPr>
              <w:rFonts w:ascii="Arial" w:hAnsi="Arial" w:cs="Arial"/>
              <w:rPrChange w:id="319" w:author="Eric Hoopfer" w:date="2025-11-08T14:22:00Z" w16du:dateUtc="2025-11-08T20:22:00Z">
                <w:rPr/>
              </w:rPrChange>
            </w:rPr>
          </w:pPr>
          <w:r w:rsidRPr="0079397B">
            <w:rPr>
              <w:rFonts w:ascii="Arial" w:hAnsi="Arial" w:cs="Arial"/>
              <w:rPrChange w:id="320" w:author="Eric Hoopfer" w:date="2025-11-08T14:22:00Z" w16du:dateUtc="2025-11-08T20:22:00Z">
                <w:rPr/>
              </w:rPrChange>
            </w:rPr>
            <w:t>Robie AA, Hirokawa J, Edwards AW, Umayam LA, Lee A, Phillips ML, Card GM, Korff W, Rubin GM, Simpson JH, Reiser MB, Branson K (2017) Mapping the Neural Substrates of Behavior. Cell 170:393-406.e28.</w:t>
          </w:r>
        </w:p>
        <w:p w14:paraId="70A90549" w14:textId="77777777" w:rsidR="00893991" w:rsidRPr="0079397B" w:rsidRDefault="00893991" w:rsidP="00893991">
          <w:pPr>
            <w:pStyle w:val="bibliography"/>
            <w:ind w:left="300" w:hanging="300"/>
            <w:divId w:val="1667631455"/>
            <w:rPr>
              <w:rFonts w:ascii="Arial" w:hAnsi="Arial" w:cs="Arial"/>
              <w:rPrChange w:id="321" w:author="Eric Hoopfer" w:date="2025-11-08T14:22:00Z" w16du:dateUtc="2025-11-08T20:22:00Z">
                <w:rPr/>
              </w:rPrChange>
            </w:rPr>
          </w:pPr>
          <w:r w:rsidRPr="0079397B">
            <w:rPr>
              <w:rFonts w:ascii="Arial" w:hAnsi="Arial" w:cs="Arial"/>
              <w:rPrChange w:id="322" w:author="Eric Hoopfer" w:date="2025-11-08T14:22:00Z" w16du:dateUtc="2025-11-08T20:22:00Z">
                <w:rPr/>
              </w:rPrChange>
            </w:rPr>
            <w:t xml:space="preserve">Rodriguez A, Zhang H, </w:t>
          </w:r>
          <w:proofErr w:type="spellStart"/>
          <w:r w:rsidRPr="0079397B">
            <w:rPr>
              <w:rFonts w:ascii="Arial" w:hAnsi="Arial" w:cs="Arial"/>
              <w:rPrChange w:id="323" w:author="Eric Hoopfer" w:date="2025-11-08T14:22:00Z" w16du:dateUtc="2025-11-08T20:22:00Z">
                <w:rPr/>
              </w:rPrChange>
            </w:rPr>
            <w:t>Klaminder</w:t>
          </w:r>
          <w:proofErr w:type="spellEnd"/>
          <w:r w:rsidRPr="0079397B">
            <w:rPr>
              <w:rFonts w:ascii="Arial" w:hAnsi="Arial" w:cs="Arial"/>
              <w:rPrChange w:id="324" w:author="Eric Hoopfer" w:date="2025-11-08T14:22:00Z" w16du:dateUtc="2025-11-08T20:22:00Z">
                <w:rPr/>
              </w:rPrChange>
            </w:rPr>
            <w:t xml:space="preserve"> J, Brodin T, Andersson PL, Andersson M (2018) </w:t>
          </w:r>
          <w:proofErr w:type="spellStart"/>
          <w:r w:rsidRPr="0079397B">
            <w:rPr>
              <w:rFonts w:ascii="Arial" w:hAnsi="Arial" w:cs="Arial"/>
              <w:rPrChange w:id="325" w:author="Eric Hoopfer" w:date="2025-11-08T14:22:00Z" w16du:dateUtc="2025-11-08T20:22:00Z">
                <w:rPr/>
              </w:rPrChange>
            </w:rPr>
            <w:t>ToxTrac</w:t>
          </w:r>
          <w:proofErr w:type="spellEnd"/>
          <w:r w:rsidRPr="0079397B">
            <w:rPr>
              <w:rFonts w:ascii="Arial" w:hAnsi="Arial" w:cs="Arial"/>
              <w:rPrChange w:id="326" w:author="Eric Hoopfer" w:date="2025-11-08T14:22:00Z" w16du:dateUtc="2025-11-08T20:22:00Z">
                <w:rPr/>
              </w:rPrChange>
            </w:rPr>
            <w:t xml:space="preserve">: A fast and robust software for tracking organisms. Methods </w:t>
          </w:r>
          <w:proofErr w:type="spellStart"/>
          <w:r w:rsidRPr="0079397B">
            <w:rPr>
              <w:rFonts w:ascii="Arial" w:hAnsi="Arial" w:cs="Arial"/>
              <w:rPrChange w:id="327" w:author="Eric Hoopfer" w:date="2025-11-08T14:22:00Z" w16du:dateUtc="2025-11-08T20:22:00Z">
                <w:rPr/>
              </w:rPrChange>
            </w:rPr>
            <w:t>Ecol</w:t>
          </w:r>
          <w:proofErr w:type="spellEnd"/>
          <w:r w:rsidRPr="0079397B">
            <w:rPr>
              <w:rFonts w:ascii="Arial" w:hAnsi="Arial" w:cs="Arial"/>
              <w:rPrChange w:id="328" w:author="Eric Hoopfer" w:date="2025-11-08T14:22:00Z" w16du:dateUtc="2025-11-08T20:22:00Z">
                <w:rPr/>
              </w:rPrChange>
            </w:rPr>
            <w:t xml:space="preserve"> Evol 9:460–464.</w:t>
          </w:r>
        </w:p>
        <w:p w14:paraId="1F3CA64D" w14:textId="77777777" w:rsidR="00893991" w:rsidRPr="0079397B" w:rsidRDefault="00893991" w:rsidP="00893991">
          <w:pPr>
            <w:pStyle w:val="bibliography"/>
            <w:ind w:left="300" w:hanging="300"/>
            <w:divId w:val="1667631455"/>
            <w:rPr>
              <w:rFonts w:ascii="Arial" w:hAnsi="Arial" w:cs="Arial"/>
              <w:rPrChange w:id="329" w:author="Eric Hoopfer" w:date="2025-11-08T14:22:00Z" w16du:dateUtc="2025-11-08T20:22:00Z">
                <w:rPr/>
              </w:rPrChange>
            </w:rPr>
          </w:pPr>
          <w:proofErr w:type="spellStart"/>
          <w:r w:rsidRPr="0079397B">
            <w:rPr>
              <w:rFonts w:ascii="Arial" w:hAnsi="Arial" w:cs="Arial"/>
              <w:rPrChange w:id="330" w:author="Eric Hoopfer" w:date="2025-11-08T14:22:00Z" w16du:dateUtc="2025-11-08T20:22:00Z">
                <w:rPr/>
              </w:rPrChange>
            </w:rPr>
            <w:t>Schretter</w:t>
          </w:r>
          <w:proofErr w:type="spellEnd"/>
          <w:r w:rsidRPr="0079397B">
            <w:rPr>
              <w:rFonts w:ascii="Arial" w:hAnsi="Arial" w:cs="Arial"/>
              <w:rPrChange w:id="331" w:author="Eric Hoopfer" w:date="2025-11-08T14:22:00Z" w16du:dateUtc="2025-11-08T20:22:00Z">
                <w:rPr/>
              </w:rPrChange>
            </w:rPr>
            <w:t xml:space="preserve"> CE (2025) Aggression across sexes from a contextual- and circuit-based perspective. Curr </w:t>
          </w:r>
          <w:proofErr w:type="spellStart"/>
          <w:r w:rsidRPr="0079397B">
            <w:rPr>
              <w:rFonts w:ascii="Arial" w:hAnsi="Arial" w:cs="Arial"/>
              <w:rPrChange w:id="332" w:author="Eric Hoopfer" w:date="2025-11-08T14:22:00Z" w16du:dateUtc="2025-11-08T20:22:00Z">
                <w:rPr/>
              </w:rPrChange>
            </w:rPr>
            <w:t>Opin</w:t>
          </w:r>
          <w:proofErr w:type="spellEnd"/>
          <w:r w:rsidRPr="0079397B">
            <w:rPr>
              <w:rFonts w:ascii="Arial" w:hAnsi="Arial" w:cs="Arial"/>
              <w:rPrChange w:id="333" w:author="Eric Hoopfer" w:date="2025-11-08T14:22:00Z" w16du:dateUtc="2025-11-08T20:22:00Z">
                <w:rPr/>
              </w:rPrChange>
            </w:rPr>
            <w:t xml:space="preserve"> </w:t>
          </w:r>
          <w:proofErr w:type="spellStart"/>
          <w:r w:rsidRPr="0079397B">
            <w:rPr>
              <w:rFonts w:ascii="Arial" w:hAnsi="Arial" w:cs="Arial"/>
              <w:rPrChange w:id="334" w:author="Eric Hoopfer" w:date="2025-11-08T14:22:00Z" w16du:dateUtc="2025-11-08T20:22:00Z">
                <w:rPr/>
              </w:rPrChange>
            </w:rPr>
            <w:t>Neurobiol</w:t>
          </w:r>
          <w:proofErr w:type="spellEnd"/>
          <w:r w:rsidRPr="0079397B">
            <w:rPr>
              <w:rFonts w:ascii="Arial" w:hAnsi="Arial" w:cs="Arial"/>
              <w:rPrChange w:id="335" w:author="Eric Hoopfer" w:date="2025-11-08T14:22:00Z" w16du:dateUtc="2025-11-08T20:22:00Z">
                <w:rPr/>
              </w:rPrChange>
            </w:rPr>
            <w:t xml:space="preserve"> 93:103071.</w:t>
          </w:r>
        </w:p>
        <w:p w14:paraId="74C49749" w14:textId="77777777" w:rsidR="00893991" w:rsidRPr="0079397B" w:rsidRDefault="00893991" w:rsidP="00893991">
          <w:pPr>
            <w:pStyle w:val="bibliography"/>
            <w:ind w:left="300" w:hanging="300"/>
            <w:divId w:val="1667631455"/>
            <w:rPr>
              <w:rFonts w:ascii="Arial" w:hAnsi="Arial" w:cs="Arial"/>
              <w:rPrChange w:id="336" w:author="Eric Hoopfer" w:date="2025-11-08T14:22:00Z" w16du:dateUtc="2025-11-08T20:22:00Z">
                <w:rPr/>
              </w:rPrChange>
            </w:rPr>
          </w:pPr>
          <w:r w:rsidRPr="0079397B">
            <w:rPr>
              <w:rFonts w:ascii="Arial" w:hAnsi="Arial" w:cs="Arial"/>
              <w:rPrChange w:id="337" w:author="Eric Hoopfer" w:date="2025-11-08T14:22:00Z" w16du:dateUtc="2025-11-08T20:22:00Z">
                <w:rPr/>
              </w:rPrChange>
            </w:rPr>
            <w:t xml:space="preserve">Shao L, Saver M, Chung P, Ren Q, Lee T, Kent CF, Heberlein U (2017) Dissection of the Drosophila neuropeptide F circuit using a high-throughput two-choice assay. Proceedings of the National Academy of Sciences of the United States of America </w:t>
          </w:r>
          <w:proofErr w:type="gramStart"/>
          <w:r w:rsidRPr="0079397B">
            <w:rPr>
              <w:rFonts w:ascii="Arial" w:hAnsi="Arial" w:cs="Arial"/>
              <w:rPrChange w:id="338" w:author="Eric Hoopfer" w:date="2025-11-08T14:22:00Z" w16du:dateUtc="2025-11-08T20:22:00Z">
                <w:rPr/>
              </w:rPrChange>
            </w:rPr>
            <w:t>114:E</w:t>
          </w:r>
          <w:proofErr w:type="gramEnd"/>
          <w:r w:rsidRPr="0079397B">
            <w:rPr>
              <w:rFonts w:ascii="Arial" w:hAnsi="Arial" w:cs="Arial"/>
              <w:rPrChange w:id="339" w:author="Eric Hoopfer" w:date="2025-11-08T14:22:00Z" w16du:dateUtc="2025-11-08T20:22:00Z">
                <w:rPr/>
              </w:rPrChange>
            </w:rPr>
            <w:t>8091–E8099.</w:t>
          </w:r>
        </w:p>
        <w:p w14:paraId="34ECB804" w14:textId="77777777" w:rsidR="00893991" w:rsidRPr="0079397B" w:rsidRDefault="00893991" w:rsidP="00893991">
          <w:pPr>
            <w:pStyle w:val="bibliography"/>
            <w:ind w:left="300" w:hanging="300"/>
            <w:divId w:val="1667631455"/>
            <w:rPr>
              <w:rFonts w:ascii="Arial" w:hAnsi="Arial" w:cs="Arial"/>
              <w:rPrChange w:id="340" w:author="Eric Hoopfer" w:date="2025-11-08T14:22:00Z" w16du:dateUtc="2025-11-08T20:22:00Z">
                <w:rPr/>
              </w:rPrChange>
            </w:rPr>
          </w:pPr>
          <w:proofErr w:type="spellStart"/>
          <w:r w:rsidRPr="0079397B">
            <w:rPr>
              <w:rFonts w:ascii="Arial" w:hAnsi="Arial" w:cs="Arial"/>
              <w:rPrChange w:id="341" w:author="Eric Hoopfer" w:date="2025-11-08T14:22:00Z" w16du:dateUtc="2025-11-08T20:22:00Z">
                <w:rPr/>
              </w:rPrChange>
            </w:rPr>
            <w:t>Tadres</w:t>
          </w:r>
          <w:proofErr w:type="spellEnd"/>
          <w:r w:rsidRPr="0079397B">
            <w:rPr>
              <w:rFonts w:ascii="Arial" w:hAnsi="Arial" w:cs="Arial"/>
              <w:rPrChange w:id="342" w:author="Eric Hoopfer" w:date="2025-11-08T14:22:00Z" w16du:dateUtc="2025-11-08T20:22:00Z">
                <w:rPr/>
              </w:rPrChange>
            </w:rPr>
            <w:t xml:space="preserve"> D, Louis M (2020) </w:t>
          </w:r>
          <w:proofErr w:type="spellStart"/>
          <w:r w:rsidRPr="0079397B">
            <w:rPr>
              <w:rFonts w:ascii="Arial" w:hAnsi="Arial" w:cs="Arial"/>
              <w:rPrChange w:id="343" w:author="Eric Hoopfer" w:date="2025-11-08T14:22:00Z" w16du:dateUtc="2025-11-08T20:22:00Z">
                <w:rPr/>
              </w:rPrChange>
            </w:rPr>
            <w:t>PiVR</w:t>
          </w:r>
          <w:proofErr w:type="spellEnd"/>
          <w:r w:rsidRPr="0079397B">
            <w:rPr>
              <w:rFonts w:ascii="Arial" w:hAnsi="Arial" w:cs="Arial"/>
              <w:rPrChange w:id="344" w:author="Eric Hoopfer" w:date="2025-11-08T14:22:00Z" w16du:dateUtc="2025-11-08T20:22:00Z">
                <w:rPr/>
              </w:rPrChange>
            </w:rPr>
            <w:t xml:space="preserve">: An affordable and versatile closed-loop platform to study unrestrained sensorimotor behavior. </w:t>
          </w:r>
          <w:proofErr w:type="spellStart"/>
          <w:r w:rsidRPr="0079397B">
            <w:rPr>
              <w:rFonts w:ascii="Arial" w:hAnsi="Arial" w:cs="Arial"/>
              <w:rPrChange w:id="345" w:author="Eric Hoopfer" w:date="2025-11-08T14:22:00Z" w16du:dateUtc="2025-11-08T20:22:00Z">
                <w:rPr/>
              </w:rPrChange>
            </w:rPr>
            <w:t>PLoS</w:t>
          </w:r>
          <w:proofErr w:type="spellEnd"/>
          <w:r w:rsidRPr="0079397B">
            <w:rPr>
              <w:rFonts w:ascii="Arial" w:hAnsi="Arial" w:cs="Arial"/>
              <w:rPrChange w:id="346" w:author="Eric Hoopfer" w:date="2025-11-08T14:22:00Z" w16du:dateUtc="2025-11-08T20:22:00Z">
                <w:rPr/>
              </w:rPrChange>
            </w:rPr>
            <w:t xml:space="preserve"> Biol </w:t>
          </w:r>
          <w:proofErr w:type="gramStart"/>
          <w:r w:rsidRPr="0079397B">
            <w:rPr>
              <w:rFonts w:ascii="Arial" w:hAnsi="Arial" w:cs="Arial"/>
              <w:rPrChange w:id="347" w:author="Eric Hoopfer" w:date="2025-11-08T14:22:00Z" w16du:dateUtc="2025-11-08T20:22:00Z">
                <w:rPr/>
              </w:rPrChange>
            </w:rPr>
            <w:t>18:e</w:t>
          </w:r>
          <w:proofErr w:type="gramEnd"/>
          <w:r w:rsidRPr="0079397B">
            <w:rPr>
              <w:rFonts w:ascii="Arial" w:hAnsi="Arial" w:cs="Arial"/>
              <w:rPrChange w:id="348" w:author="Eric Hoopfer" w:date="2025-11-08T14:22:00Z" w16du:dateUtc="2025-11-08T20:22:00Z">
                <w:rPr/>
              </w:rPrChange>
            </w:rPr>
            <w:t>3000712.</w:t>
          </w:r>
        </w:p>
        <w:p w14:paraId="785C4BE3" w14:textId="77777777" w:rsidR="00893991" w:rsidRPr="0079397B" w:rsidRDefault="00893991" w:rsidP="00893991">
          <w:pPr>
            <w:pStyle w:val="bibliography"/>
            <w:ind w:left="300" w:hanging="300"/>
            <w:divId w:val="1667631455"/>
            <w:rPr>
              <w:rFonts w:ascii="Arial" w:hAnsi="Arial" w:cs="Arial"/>
              <w:rPrChange w:id="349" w:author="Eric Hoopfer" w:date="2025-11-08T14:22:00Z" w16du:dateUtc="2025-11-08T20:22:00Z">
                <w:rPr/>
              </w:rPrChange>
            </w:rPr>
          </w:pPr>
          <w:r w:rsidRPr="0079397B">
            <w:rPr>
              <w:rFonts w:ascii="Arial" w:hAnsi="Arial" w:cs="Arial"/>
              <w:rPrChange w:id="350" w:author="Eric Hoopfer" w:date="2025-11-08T14:22:00Z" w16du:dateUtc="2025-11-08T20:22:00Z">
                <w:rPr/>
              </w:rPrChange>
            </w:rPr>
            <w:lastRenderedPageBreak/>
            <w:t xml:space="preserve">Titlow JS, Johnson BR, Pulver SR (2015) Light Activated Escape Circuits: A Behavior and Neurophysiology Lab Module using Drosophila Optogenetics. J Undergrad </w:t>
          </w:r>
          <w:proofErr w:type="spellStart"/>
          <w:r w:rsidRPr="0079397B">
            <w:rPr>
              <w:rFonts w:ascii="Arial" w:hAnsi="Arial" w:cs="Arial"/>
              <w:rPrChange w:id="351" w:author="Eric Hoopfer" w:date="2025-11-08T14:22:00Z" w16du:dateUtc="2025-11-08T20:22:00Z">
                <w:rPr/>
              </w:rPrChange>
            </w:rPr>
            <w:t>Neurosci</w:t>
          </w:r>
          <w:proofErr w:type="spellEnd"/>
          <w:r w:rsidRPr="0079397B">
            <w:rPr>
              <w:rFonts w:ascii="Arial" w:hAnsi="Arial" w:cs="Arial"/>
              <w:rPrChange w:id="352" w:author="Eric Hoopfer" w:date="2025-11-08T14:22:00Z" w16du:dateUtc="2025-11-08T20:22:00Z">
                <w:rPr/>
              </w:rPrChange>
            </w:rPr>
            <w:t xml:space="preserve"> </w:t>
          </w:r>
          <w:proofErr w:type="gramStart"/>
          <w:r w:rsidRPr="0079397B">
            <w:rPr>
              <w:rFonts w:ascii="Arial" w:hAnsi="Arial" w:cs="Arial"/>
              <w:rPrChange w:id="353" w:author="Eric Hoopfer" w:date="2025-11-08T14:22:00Z" w16du:dateUtc="2025-11-08T20:22:00Z">
                <w:rPr/>
              </w:rPrChange>
            </w:rPr>
            <w:t>Educ :</w:t>
          </w:r>
          <w:proofErr w:type="gramEnd"/>
          <w:r w:rsidRPr="0079397B">
            <w:rPr>
              <w:rFonts w:ascii="Arial" w:hAnsi="Arial" w:cs="Arial"/>
              <w:rPrChange w:id="354" w:author="Eric Hoopfer" w:date="2025-11-08T14:22:00Z" w16du:dateUtc="2025-11-08T20:22:00Z">
                <w:rPr/>
              </w:rPrChange>
            </w:rPr>
            <w:t xml:space="preserve"> </w:t>
          </w:r>
          <w:proofErr w:type="gramStart"/>
          <w:r w:rsidRPr="0079397B">
            <w:rPr>
              <w:rFonts w:ascii="Arial" w:hAnsi="Arial" w:cs="Arial"/>
              <w:rPrChange w:id="355" w:author="Eric Hoopfer" w:date="2025-11-08T14:22:00Z" w16du:dateUtc="2025-11-08T20:22:00Z">
                <w:rPr/>
              </w:rPrChange>
            </w:rPr>
            <w:t>JUNE :</w:t>
          </w:r>
          <w:proofErr w:type="gramEnd"/>
          <w:r w:rsidRPr="0079397B">
            <w:rPr>
              <w:rFonts w:ascii="Arial" w:hAnsi="Arial" w:cs="Arial"/>
              <w:rPrChange w:id="356" w:author="Eric Hoopfer" w:date="2025-11-08T14:22:00Z" w16du:dateUtc="2025-11-08T20:22:00Z">
                <w:rPr/>
              </w:rPrChange>
            </w:rPr>
            <w:t xml:space="preserve"> a </w:t>
          </w:r>
          <w:proofErr w:type="spellStart"/>
          <w:r w:rsidRPr="0079397B">
            <w:rPr>
              <w:rFonts w:ascii="Arial" w:hAnsi="Arial" w:cs="Arial"/>
              <w:rPrChange w:id="357" w:author="Eric Hoopfer" w:date="2025-11-08T14:22:00Z" w16du:dateUtc="2025-11-08T20:22:00Z">
                <w:rPr/>
              </w:rPrChange>
            </w:rPr>
            <w:t>Publ</w:t>
          </w:r>
          <w:proofErr w:type="spellEnd"/>
          <w:r w:rsidRPr="0079397B">
            <w:rPr>
              <w:rFonts w:ascii="Arial" w:hAnsi="Arial" w:cs="Arial"/>
              <w:rPrChange w:id="358" w:author="Eric Hoopfer" w:date="2025-11-08T14:22:00Z" w16du:dateUtc="2025-11-08T20:22:00Z">
                <w:rPr/>
              </w:rPrChange>
            </w:rPr>
            <w:t xml:space="preserve"> FUN, Fac Undergrad </w:t>
          </w:r>
          <w:proofErr w:type="spellStart"/>
          <w:r w:rsidRPr="0079397B">
            <w:rPr>
              <w:rFonts w:ascii="Arial" w:hAnsi="Arial" w:cs="Arial"/>
              <w:rPrChange w:id="359" w:author="Eric Hoopfer" w:date="2025-11-08T14:22:00Z" w16du:dateUtc="2025-11-08T20:22:00Z">
                <w:rPr/>
              </w:rPrChange>
            </w:rPr>
            <w:t>Neurosci</w:t>
          </w:r>
          <w:proofErr w:type="spellEnd"/>
          <w:r w:rsidRPr="0079397B">
            <w:rPr>
              <w:rFonts w:ascii="Arial" w:hAnsi="Arial" w:cs="Arial"/>
              <w:rPrChange w:id="360" w:author="Eric Hoopfer" w:date="2025-11-08T14:22:00Z" w16du:dateUtc="2025-11-08T20:22:00Z">
                <w:rPr/>
              </w:rPrChange>
            </w:rPr>
            <w:t xml:space="preserve"> </w:t>
          </w:r>
          <w:proofErr w:type="gramStart"/>
          <w:r w:rsidRPr="0079397B">
            <w:rPr>
              <w:rFonts w:ascii="Arial" w:hAnsi="Arial" w:cs="Arial"/>
              <w:rPrChange w:id="361" w:author="Eric Hoopfer" w:date="2025-11-08T14:22:00Z" w16du:dateUtc="2025-11-08T20:22:00Z">
                <w:rPr/>
              </w:rPrChange>
            </w:rPr>
            <w:t>13:A</w:t>
          </w:r>
          <w:proofErr w:type="gramEnd"/>
          <w:r w:rsidRPr="0079397B">
            <w:rPr>
              <w:rFonts w:ascii="Arial" w:hAnsi="Arial" w:cs="Arial"/>
              <w:rPrChange w:id="362" w:author="Eric Hoopfer" w:date="2025-11-08T14:22:00Z" w16du:dateUtc="2025-11-08T20:22:00Z">
                <w:rPr/>
              </w:rPrChange>
            </w:rPr>
            <w:t>166-73.</w:t>
          </w:r>
        </w:p>
        <w:p w14:paraId="07D84CE3" w14:textId="77777777" w:rsidR="00893991" w:rsidRPr="0079397B" w:rsidRDefault="00893991" w:rsidP="00893991">
          <w:pPr>
            <w:pStyle w:val="bibliography"/>
            <w:ind w:left="300" w:hanging="300"/>
            <w:divId w:val="1667631455"/>
            <w:rPr>
              <w:rFonts w:ascii="Arial" w:hAnsi="Arial" w:cs="Arial"/>
              <w:rPrChange w:id="363" w:author="Eric Hoopfer" w:date="2025-11-08T14:22:00Z" w16du:dateUtc="2025-11-08T20:22:00Z">
                <w:rPr/>
              </w:rPrChange>
            </w:rPr>
          </w:pPr>
          <w:r w:rsidRPr="0079397B">
            <w:rPr>
              <w:rFonts w:ascii="Arial" w:hAnsi="Arial" w:cs="Arial"/>
              <w:rPrChange w:id="364" w:author="Eric Hoopfer" w:date="2025-11-08T14:22:00Z" w16du:dateUtc="2025-11-08T20:22:00Z">
                <w:rPr/>
              </w:rPrChange>
            </w:rPr>
            <w:t xml:space="preserve">Vilinsky I, Hibbard KL, Johnson BR, </w:t>
          </w:r>
          <w:proofErr w:type="spellStart"/>
          <w:r w:rsidRPr="0079397B">
            <w:rPr>
              <w:rFonts w:ascii="Arial" w:hAnsi="Arial" w:cs="Arial"/>
              <w:rPrChange w:id="365" w:author="Eric Hoopfer" w:date="2025-11-08T14:22:00Z" w16du:dateUtc="2025-11-08T20:22:00Z">
                <w:rPr/>
              </w:rPrChange>
            </w:rPr>
            <w:t>Deitcher</w:t>
          </w:r>
          <w:proofErr w:type="spellEnd"/>
          <w:r w:rsidRPr="0079397B">
            <w:rPr>
              <w:rFonts w:ascii="Arial" w:hAnsi="Arial" w:cs="Arial"/>
              <w:rPrChange w:id="366" w:author="Eric Hoopfer" w:date="2025-11-08T14:22:00Z" w16du:dateUtc="2025-11-08T20:22:00Z">
                <w:rPr/>
              </w:rPrChange>
            </w:rPr>
            <w:t xml:space="preserve"> DL (2018) Probing Synaptic Transmission and Behavior in Drosophila with Optogenetics: A Laboratory Exercise. J Undergrad </w:t>
          </w:r>
          <w:proofErr w:type="spellStart"/>
          <w:r w:rsidRPr="0079397B">
            <w:rPr>
              <w:rFonts w:ascii="Arial" w:hAnsi="Arial" w:cs="Arial"/>
              <w:rPrChange w:id="367" w:author="Eric Hoopfer" w:date="2025-11-08T14:22:00Z" w16du:dateUtc="2025-11-08T20:22:00Z">
                <w:rPr/>
              </w:rPrChange>
            </w:rPr>
            <w:t>Neurosci</w:t>
          </w:r>
          <w:proofErr w:type="spellEnd"/>
          <w:r w:rsidRPr="0079397B">
            <w:rPr>
              <w:rFonts w:ascii="Arial" w:hAnsi="Arial" w:cs="Arial"/>
              <w:rPrChange w:id="368" w:author="Eric Hoopfer" w:date="2025-11-08T14:22:00Z" w16du:dateUtc="2025-11-08T20:22:00Z">
                <w:rPr/>
              </w:rPrChange>
            </w:rPr>
            <w:t xml:space="preserve"> </w:t>
          </w:r>
          <w:proofErr w:type="gramStart"/>
          <w:r w:rsidRPr="0079397B">
            <w:rPr>
              <w:rFonts w:ascii="Arial" w:hAnsi="Arial" w:cs="Arial"/>
              <w:rPrChange w:id="369" w:author="Eric Hoopfer" w:date="2025-11-08T14:22:00Z" w16du:dateUtc="2025-11-08T20:22:00Z">
                <w:rPr/>
              </w:rPrChange>
            </w:rPr>
            <w:t>Educ :</w:t>
          </w:r>
          <w:proofErr w:type="gramEnd"/>
          <w:r w:rsidRPr="0079397B">
            <w:rPr>
              <w:rFonts w:ascii="Arial" w:hAnsi="Arial" w:cs="Arial"/>
              <w:rPrChange w:id="370" w:author="Eric Hoopfer" w:date="2025-11-08T14:22:00Z" w16du:dateUtc="2025-11-08T20:22:00Z">
                <w:rPr/>
              </w:rPrChange>
            </w:rPr>
            <w:t xml:space="preserve"> </w:t>
          </w:r>
          <w:proofErr w:type="gramStart"/>
          <w:r w:rsidRPr="0079397B">
            <w:rPr>
              <w:rFonts w:ascii="Arial" w:hAnsi="Arial" w:cs="Arial"/>
              <w:rPrChange w:id="371" w:author="Eric Hoopfer" w:date="2025-11-08T14:22:00Z" w16du:dateUtc="2025-11-08T20:22:00Z">
                <w:rPr/>
              </w:rPrChange>
            </w:rPr>
            <w:t>JUNE :</w:t>
          </w:r>
          <w:proofErr w:type="gramEnd"/>
          <w:r w:rsidRPr="0079397B">
            <w:rPr>
              <w:rFonts w:ascii="Arial" w:hAnsi="Arial" w:cs="Arial"/>
              <w:rPrChange w:id="372" w:author="Eric Hoopfer" w:date="2025-11-08T14:22:00Z" w16du:dateUtc="2025-11-08T20:22:00Z">
                <w:rPr/>
              </w:rPrChange>
            </w:rPr>
            <w:t xml:space="preserve"> a </w:t>
          </w:r>
          <w:proofErr w:type="spellStart"/>
          <w:r w:rsidRPr="0079397B">
            <w:rPr>
              <w:rFonts w:ascii="Arial" w:hAnsi="Arial" w:cs="Arial"/>
              <w:rPrChange w:id="373" w:author="Eric Hoopfer" w:date="2025-11-08T14:22:00Z" w16du:dateUtc="2025-11-08T20:22:00Z">
                <w:rPr/>
              </w:rPrChange>
            </w:rPr>
            <w:t>Publ</w:t>
          </w:r>
          <w:proofErr w:type="spellEnd"/>
          <w:r w:rsidRPr="0079397B">
            <w:rPr>
              <w:rFonts w:ascii="Arial" w:hAnsi="Arial" w:cs="Arial"/>
              <w:rPrChange w:id="374" w:author="Eric Hoopfer" w:date="2025-11-08T14:22:00Z" w16du:dateUtc="2025-11-08T20:22:00Z">
                <w:rPr/>
              </w:rPrChange>
            </w:rPr>
            <w:t xml:space="preserve"> FUN, Fac Undergrad </w:t>
          </w:r>
          <w:proofErr w:type="spellStart"/>
          <w:r w:rsidRPr="0079397B">
            <w:rPr>
              <w:rFonts w:ascii="Arial" w:hAnsi="Arial" w:cs="Arial"/>
              <w:rPrChange w:id="375" w:author="Eric Hoopfer" w:date="2025-11-08T14:22:00Z" w16du:dateUtc="2025-11-08T20:22:00Z">
                <w:rPr/>
              </w:rPrChange>
            </w:rPr>
            <w:t>Neurosci</w:t>
          </w:r>
          <w:proofErr w:type="spellEnd"/>
          <w:r w:rsidRPr="0079397B">
            <w:rPr>
              <w:rFonts w:ascii="Arial" w:hAnsi="Arial" w:cs="Arial"/>
              <w:rPrChange w:id="376" w:author="Eric Hoopfer" w:date="2025-11-08T14:22:00Z" w16du:dateUtc="2025-11-08T20:22:00Z">
                <w:rPr/>
              </w:rPrChange>
            </w:rPr>
            <w:t xml:space="preserve"> </w:t>
          </w:r>
          <w:proofErr w:type="gramStart"/>
          <w:r w:rsidRPr="0079397B">
            <w:rPr>
              <w:rFonts w:ascii="Arial" w:hAnsi="Arial" w:cs="Arial"/>
              <w:rPrChange w:id="377" w:author="Eric Hoopfer" w:date="2025-11-08T14:22:00Z" w16du:dateUtc="2025-11-08T20:22:00Z">
                <w:rPr/>
              </w:rPrChange>
            </w:rPr>
            <w:t>16:A</w:t>
          </w:r>
          <w:proofErr w:type="gramEnd"/>
          <w:r w:rsidRPr="0079397B">
            <w:rPr>
              <w:rFonts w:ascii="Arial" w:hAnsi="Arial" w:cs="Arial"/>
              <w:rPrChange w:id="378" w:author="Eric Hoopfer" w:date="2025-11-08T14:22:00Z" w16du:dateUtc="2025-11-08T20:22:00Z">
                <w:rPr/>
              </w:rPrChange>
            </w:rPr>
            <w:t>289–A295.</w:t>
          </w:r>
        </w:p>
        <w:p w14:paraId="100A58E4" w14:textId="77777777" w:rsidR="00893991" w:rsidRPr="0079397B" w:rsidRDefault="00893991" w:rsidP="00893991">
          <w:pPr>
            <w:pStyle w:val="bibliography"/>
            <w:ind w:left="300" w:hanging="300"/>
            <w:divId w:val="1667631455"/>
            <w:rPr>
              <w:rFonts w:ascii="Arial" w:hAnsi="Arial" w:cs="Arial"/>
              <w:rPrChange w:id="379" w:author="Eric Hoopfer" w:date="2025-11-08T14:22:00Z" w16du:dateUtc="2025-11-08T20:22:00Z">
                <w:rPr/>
              </w:rPrChange>
            </w:rPr>
          </w:pPr>
          <w:r w:rsidRPr="0079397B">
            <w:rPr>
              <w:rFonts w:ascii="Arial" w:hAnsi="Arial" w:cs="Arial"/>
              <w:rPrChange w:id="380" w:author="Eric Hoopfer" w:date="2025-11-08T14:22:00Z" w16du:dateUtc="2025-11-08T20:22:00Z">
                <w:rPr/>
              </w:rPrChange>
            </w:rPr>
            <w:t xml:space="preserve">Yadav RSP, Dey P, Ansari F, </w:t>
          </w:r>
          <w:proofErr w:type="spellStart"/>
          <w:r w:rsidRPr="0079397B">
            <w:rPr>
              <w:rFonts w:ascii="Arial" w:hAnsi="Arial" w:cs="Arial"/>
              <w:rPrChange w:id="381" w:author="Eric Hoopfer" w:date="2025-11-08T14:22:00Z" w16du:dateUtc="2025-11-08T20:22:00Z">
                <w:rPr/>
              </w:rPrChange>
            </w:rPr>
            <w:t>Kottat</w:t>
          </w:r>
          <w:proofErr w:type="spellEnd"/>
          <w:r w:rsidRPr="0079397B">
            <w:rPr>
              <w:rFonts w:ascii="Arial" w:hAnsi="Arial" w:cs="Arial"/>
              <w:rPrChange w:id="382" w:author="Eric Hoopfer" w:date="2025-11-08T14:22:00Z" w16du:dateUtc="2025-11-08T20:22:00Z">
                <w:rPr/>
              </w:rPrChange>
            </w:rPr>
            <w:t xml:space="preserve"> T, Prabhu PP, </w:t>
          </w:r>
          <w:proofErr w:type="spellStart"/>
          <w:r w:rsidRPr="0079397B">
            <w:rPr>
              <w:rFonts w:ascii="Arial" w:hAnsi="Arial" w:cs="Arial"/>
              <w:rPrChange w:id="383" w:author="Eric Hoopfer" w:date="2025-11-08T14:22:00Z" w16du:dateUtc="2025-11-08T20:22:00Z">
                <w:rPr/>
              </w:rPrChange>
            </w:rPr>
            <w:t>Vasam</w:t>
          </w:r>
          <w:proofErr w:type="spellEnd"/>
          <w:r w:rsidRPr="0079397B">
            <w:rPr>
              <w:rFonts w:ascii="Arial" w:hAnsi="Arial" w:cs="Arial"/>
              <w:rPrChange w:id="384" w:author="Eric Hoopfer" w:date="2025-11-08T14:22:00Z" w16du:dateUtc="2025-11-08T20:22:00Z">
                <w:rPr/>
              </w:rPrChange>
            </w:rPr>
            <w:t xml:space="preserve"> M, </w:t>
          </w:r>
          <w:proofErr w:type="spellStart"/>
          <w:r w:rsidRPr="0079397B">
            <w:rPr>
              <w:rFonts w:ascii="Arial" w:hAnsi="Arial" w:cs="Arial"/>
              <w:rPrChange w:id="385" w:author="Eric Hoopfer" w:date="2025-11-08T14:22:00Z" w16du:dateUtc="2025-11-08T20:22:00Z">
                <w:rPr/>
              </w:rPrChange>
            </w:rPr>
            <w:t>Ayyangar</w:t>
          </w:r>
          <w:proofErr w:type="spellEnd"/>
          <w:r w:rsidRPr="0079397B">
            <w:rPr>
              <w:rFonts w:ascii="Arial" w:hAnsi="Arial" w:cs="Arial"/>
              <w:rPrChange w:id="386" w:author="Eric Hoopfer" w:date="2025-11-08T14:22:00Z" w16du:dateUtc="2025-11-08T20:22:00Z">
                <w:rPr/>
              </w:rPrChange>
            </w:rPr>
            <w:t xml:space="preserve"> S, S SB, Prabhu K, Ghosh M, Agrawal P (2025) DANCE: An open-source analysis pipeline and low-cost hardware to quantify aggression and courtship in Drosophila.</w:t>
          </w:r>
        </w:p>
        <w:p w14:paraId="684B0303" w14:textId="67002B6E" w:rsidR="00307A7C" w:rsidRPr="0079397B" w:rsidRDefault="00893991" w:rsidP="00834897">
          <w:pPr>
            <w:pStyle w:val="Bibliography2"/>
            <w:ind w:left="300" w:hanging="300"/>
            <w:divId w:val="1667631455"/>
            <w:rPr>
              <w:rFonts w:ascii="Arial" w:hAnsi="Arial" w:cs="Arial"/>
              <w:rPrChange w:id="387" w:author="Eric Hoopfer" w:date="2025-11-08T14:22:00Z" w16du:dateUtc="2025-11-08T20:22:00Z">
                <w:rPr/>
              </w:rPrChange>
            </w:rPr>
          </w:pPr>
          <w:r w:rsidRPr="0079397B">
            <w:rPr>
              <w:rFonts w:ascii="Arial" w:eastAsia="Times New Roman" w:hAnsi="Arial" w:cs="Arial"/>
              <w:rPrChange w:id="388" w:author="Eric Hoopfer" w:date="2025-11-08T14:22:00Z" w16du:dateUtc="2025-11-08T20:22:00Z">
                <w:rPr>
                  <w:rFonts w:eastAsia="Times New Roman"/>
                </w:rPr>
              </w:rPrChange>
            </w:rPr>
            <w:t> </w:t>
          </w:r>
        </w:p>
      </w:sdtContent>
    </w:sdt>
    <w:sectPr w:rsidR="00307A7C" w:rsidRPr="0079397B" w:rsidSect="00834897">
      <w:headerReference w:type="default" r:id="rId13"/>
      <w:footerReference w:type="even" r:id="rId14"/>
      <w:footerReference w:type="default" r:id="rId15"/>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5911" w14:textId="77777777" w:rsidR="00D34FB6" w:rsidRDefault="00D34FB6" w:rsidP="000E092B">
      <w:r>
        <w:separator/>
      </w:r>
    </w:p>
  </w:endnote>
  <w:endnote w:type="continuationSeparator" w:id="0">
    <w:p w14:paraId="445D90F6" w14:textId="77777777" w:rsidR="00D34FB6" w:rsidRDefault="00D34FB6" w:rsidP="000E09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31758889"/>
      <w:docPartObj>
        <w:docPartGallery w:val="Page Numbers (Bottom of Page)"/>
        <w:docPartUnique/>
      </w:docPartObj>
    </w:sdtPr>
    <w:sdtContent>
      <w:p w14:paraId="2C94BABF" w14:textId="31466F02" w:rsidR="000E092B" w:rsidRDefault="000E092B" w:rsidP="008579B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D9EB50E" w14:textId="77777777" w:rsidR="000E092B" w:rsidRDefault="000E092B" w:rsidP="000E092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49119385"/>
      <w:docPartObj>
        <w:docPartGallery w:val="Page Numbers (Bottom of Page)"/>
        <w:docPartUnique/>
      </w:docPartObj>
    </w:sdtPr>
    <w:sdtContent>
      <w:p w14:paraId="7FBB8AD9" w14:textId="76B82F48" w:rsidR="000E092B" w:rsidRDefault="000E092B" w:rsidP="008579B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F0A7871" w14:textId="77777777" w:rsidR="000E092B" w:rsidRDefault="000E092B" w:rsidP="000E092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2AD97" w14:textId="77777777" w:rsidR="00D34FB6" w:rsidRDefault="00D34FB6" w:rsidP="000E092B">
      <w:r>
        <w:separator/>
      </w:r>
    </w:p>
  </w:footnote>
  <w:footnote w:type="continuationSeparator" w:id="0">
    <w:p w14:paraId="66EB09EB" w14:textId="77777777" w:rsidR="00D34FB6" w:rsidRDefault="00D34FB6" w:rsidP="000E09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049B9" w14:textId="77777777" w:rsidR="00826507" w:rsidRDefault="008265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E7EE5"/>
    <w:multiLevelType w:val="hybridMultilevel"/>
    <w:tmpl w:val="DEDC4E76"/>
    <w:lvl w:ilvl="0" w:tplc="BA980A8C">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D667DA"/>
    <w:multiLevelType w:val="hybridMultilevel"/>
    <w:tmpl w:val="AC4C5042"/>
    <w:lvl w:ilvl="0" w:tplc="DB5CD73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240C87"/>
    <w:multiLevelType w:val="hybridMultilevel"/>
    <w:tmpl w:val="82A0BE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E5171E"/>
    <w:multiLevelType w:val="hybridMultilevel"/>
    <w:tmpl w:val="2C90EDE0"/>
    <w:lvl w:ilvl="0" w:tplc="3B6AD74C">
      <w:start w:val="1"/>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5F640A"/>
    <w:multiLevelType w:val="hybridMultilevel"/>
    <w:tmpl w:val="C89A4A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C924A90"/>
    <w:multiLevelType w:val="hybridMultilevel"/>
    <w:tmpl w:val="805A9BD8"/>
    <w:lvl w:ilvl="0" w:tplc="CAEC481A">
      <w:start w:val="1"/>
      <w:numFmt w:val="upperRoman"/>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5649042">
    <w:abstractNumId w:val="2"/>
  </w:num>
  <w:num w:numId="2" w16cid:durableId="129520230">
    <w:abstractNumId w:val="4"/>
  </w:num>
  <w:num w:numId="3" w16cid:durableId="760611612">
    <w:abstractNumId w:val="1"/>
  </w:num>
  <w:num w:numId="4" w16cid:durableId="4211525">
    <w:abstractNumId w:val="0"/>
  </w:num>
  <w:num w:numId="5" w16cid:durableId="950867202">
    <w:abstractNumId w:val="3"/>
  </w:num>
  <w:num w:numId="6" w16cid:durableId="74156507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Hoopfer">
    <w15:presenceInfo w15:providerId="AD" w15:userId="S::ehoopfer@carleton.edu::b532028b-8d92-41db-8d3b-b4f6af78a2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027"/>
    <w:rsid w:val="000002BC"/>
    <w:rsid w:val="00000A8E"/>
    <w:rsid w:val="00000D44"/>
    <w:rsid w:val="00000E2A"/>
    <w:rsid w:val="00001232"/>
    <w:rsid w:val="00001C18"/>
    <w:rsid w:val="0000475E"/>
    <w:rsid w:val="00004D12"/>
    <w:rsid w:val="00007363"/>
    <w:rsid w:val="00007A37"/>
    <w:rsid w:val="000105A3"/>
    <w:rsid w:val="00013DEC"/>
    <w:rsid w:val="000153CA"/>
    <w:rsid w:val="00016082"/>
    <w:rsid w:val="00017F2F"/>
    <w:rsid w:val="00022776"/>
    <w:rsid w:val="00022F04"/>
    <w:rsid w:val="00023570"/>
    <w:rsid w:val="00027BC1"/>
    <w:rsid w:val="00032426"/>
    <w:rsid w:val="00032EA3"/>
    <w:rsid w:val="000359B2"/>
    <w:rsid w:val="00037295"/>
    <w:rsid w:val="000376FA"/>
    <w:rsid w:val="00042F58"/>
    <w:rsid w:val="000432D9"/>
    <w:rsid w:val="000450B4"/>
    <w:rsid w:val="00045266"/>
    <w:rsid w:val="00045A79"/>
    <w:rsid w:val="000521F3"/>
    <w:rsid w:val="00054982"/>
    <w:rsid w:val="00057A3C"/>
    <w:rsid w:val="000608B0"/>
    <w:rsid w:val="000621F4"/>
    <w:rsid w:val="00062240"/>
    <w:rsid w:val="00065D5E"/>
    <w:rsid w:val="00072658"/>
    <w:rsid w:val="00075998"/>
    <w:rsid w:val="00080D1A"/>
    <w:rsid w:val="00080E62"/>
    <w:rsid w:val="000824C5"/>
    <w:rsid w:val="00082A76"/>
    <w:rsid w:val="00084BAE"/>
    <w:rsid w:val="00084EDA"/>
    <w:rsid w:val="00085AE3"/>
    <w:rsid w:val="00085FEF"/>
    <w:rsid w:val="00086999"/>
    <w:rsid w:val="000877DD"/>
    <w:rsid w:val="00090735"/>
    <w:rsid w:val="00090D66"/>
    <w:rsid w:val="00093279"/>
    <w:rsid w:val="00093C3E"/>
    <w:rsid w:val="00094CD3"/>
    <w:rsid w:val="00097D5E"/>
    <w:rsid w:val="000A0658"/>
    <w:rsid w:val="000A27C2"/>
    <w:rsid w:val="000A27E3"/>
    <w:rsid w:val="000B01AD"/>
    <w:rsid w:val="000B100B"/>
    <w:rsid w:val="000B219F"/>
    <w:rsid w:val="000B26C2"/>
    <w:rsid w:val="000B27A6"/>
    <w:rsid w:val="000B4638"/>
    <w:rsid w:val="000B5B03"/>
    <w:rsid w:val="000B6AEB"/>
    <w:rsid w:val="000C01CA"/>
    <w:rsid w:val="000C0A90"/>
    <w:rsid w:val="000C2ECC"/>
    <w:rsid w:val="000C3EDD"/>
    <w:rsid w:val="000C3F89"/>
    <w:rsid w:val="000C4697"/>
    <w:rsid w:val="000C7184"/>
    <w:rsid w:val="000D2C41"/>
    <w:rsid w:val="000D2CCA"/>
    <w:rsid w:val="000D670D"/>
    <w:rsid w:val="000E092B"/>
    <w:rsid w:val="000E1648"/>
    <w:rsid w:val="000E3AF8"/>
    <w:rsid w:val="000E46F2"/>
    <w:rsid w:val="000E47AC"/>
    <w:rsid w:val="000E58E2"/>
    <w:rsid w:val="000E6484"/>
    <w:rsid w:val="000E751F"/>
    <w:rsid w:val="000F0454"/>
    <w:rsid w:val="000F0E49"/>
    <w:rsid w:val="000F0F1B"/>
    <w:rsid w:val="000F1F1A"/>
    <w:rsid w:val="000F295A"/>
    <w:rsid w:val="000F446F"/>
    <w:rsid w:val="000F5499"/>
    <w:rsid w:val="000F61E2"/>
    <w:rsid w:val="00102D98"/>
    <w:rsid w:val="00102E0F"/>
    <w:rsid w:val="00103FDD"/>
    <w:rsid w:val="00105507"/>
    <w:rsid w:val="00107378"/>
    <w:rsid w:val="00112633"/>
    <w:rsid w:val="00112796"/>
    <w:rsid w:val="00112B18"/>
    <w:rsid w:val="001133B2"/>
    <w:rsid w:val="001202D5"/>
    <w:rsid w:val="00122ECE"/>
    <w:rsid w:val="00125752"/>
    <w:rsid w:val="00127655"/>
    <w:rsid w:val="0013090E"/>
    <w:rsid w:val="001326F3"/>
    <w:rsid w:val="001336A9"/>
    <w:rsid w:val="00133F9A"/>
    <w:rsid w:val="00135C7C"/>
    <w:rsid w:val="00135F91"/>
    <w:rsid w:val="00136F9C"/>
    <w:rsid w:val="00140D05"/>
    <w:rsid w:val="00140FAE"/>
    <w:rsid w:val="001412D6"/>
    <w:rsid w:val="00141410"/>
    <w:rsid w:val="00141A1F"/>
    <w:rsid w:val="0015009E"/>
    <w:rsid w:val="00150837"/>
    <w:rsid w:val="00150BA0"/>
    <w:rsid w:val="00150C76"/>
    <w:rsid w:val="00151E5E"/>
    <w:rsid w:val="00152CCF"/>
    <w:rsid w:val="00160F90"/>
    <w:rsid w:val="00165181"/>
    <w:rsid w:val="001654AE"/>
    <w:rsid w:val="001669D7"/>
    <w:rsid w:val="00166EE4"/>
    <w:rsid w:val="00167396"/>
    <w:rsid w:val="00170620"/>
    <w:rsid w:val="0017155D"/>
    <w:rsid w:val="0017338A"/>
    <w:rsid w:val="00174367"/>
    <w:rsid w:val="00176D63"/>
    <w:rsid w:val="00177837"/>
    <w:rsid w:val="00177ED2"/>
    <w:rsid w:val="00181CD9"/>
    <w:rsid w:val="00184F3C"/>
    <w:rsid w:val="00191EA8"/>
    <w:rsid w:val="0019209D"/>
    <w:rsid w:val="001A5AF8"/>
    <w:rsid w:val="001A5B3C"/>
    <w:rsid w:val="001A6589"/>
    <w:rsid w:val="001A73AE"/>
    <w:rsid w:val="001A7F68"/>
    <w:rsid w:val="001B4205"/>
    <w:rsid w:val="001B46D4"/>
    <w:rsid w:val="001B4BDC"/>
    <w:rsid w:val="001B6FA5"/>
    <w:rsid w:val="001C1E83"/>
    <w:rsid w:val="001C21B8"/>
    <w:rsid w:val="001C2662"/>
    <w:rsid w:val="001C35D2"/>
    <w:rsid w:val="001C3769"/>
    <w:rsid w:val="001C4C2D"/>
    <w:rsid w:val="001C4DE2"/>
    <w:rsid w:val="001C5CF3"/>
    <w:rsid w:val="001C7B46"/>
    <w:rsid w:val="001D07AF"/>
    <w:rsid w:val="001D0D4F"/>
    <w:rsid w:val="001D11AC"/>
    <w:rsid w:val="001D2C45"/>
    <w:rsid w:val="001D3B69"/>
    <w:rsid w:val="001D6713"/>
    <w:rsid w:val="001D777B"/>
    <w:rsid w:val="001E0FB1"/>
    <w:rsid w:val="001E5320"/>
    <w:rsid w:val="001E6522"/>
    <w:rsid w:val="001F2EF3"/>
    <w:rsid w:val="001F7D0F"/>
    <w:rsid w:val="00203972"/>
    <w:rsid w:val="00203A8C"/>
    <w:rsid w:val="00206611"/>
    <w:rsid w:val="00210511"/>
    <w:rsid w:val="00210DCB"/>
    <w:rsid w:val="00212DF4"/>
    <w:rsid w:val="00215AAE"/>
    <w:rsid w:val="00215B0F"/>
    <w:rsid w:val="00221A95"/>
    <w:rsid w:val="00225D51"/>
    <w:rsid w:val="00225EEA"/>
    <w:rsid w:val="00227477"/>
    <w:rsid w:val="00232622"/>
    <w:rsid w:val="0023583D"/>
    <w:rsid w:val="00235FA6"/>
    <w:rsid w:val="0024021B"/>
    <w:rsid w:val="00243AB6"/>
    <w:rsid w:val="00243D90"/>
    <w:rsid w:val="00243F1C"/>
    <w:rsid w:val="0025426C"/>
    <w:rsid w:val="002546C6"/>
    <w:rsid w:val="00254C98"/>
    <w:rsid w:val="00261FC5"/>
    <w:rsid w:val="0026317F"/>
    <w:rsid w:val="00265502"/>
    <w:rsid w:val="00267A24"/>
    <w:rsid w:val="002705AC"/>
    <w:rsid w:val="002719C9"/>
    <w:rsid w:val="00272C0A"/>
    <w:rsid w:val="00275A79"/>
    <w:rsid w:val="002814E1"/>
    <w:rsid w:val="0028299F"/>
    <w:rsid w:val="002848BE"/>
    <w:rsid w:val="00287703"/>
    <w:rsid w:val="00287F32"/>
    <w:rsid w:val="00291B4A"/>
    <w:rsid w:val="00292084"/>
    <w:rsid w:val="002925A3"/>
    <w:rsid w:val="00294795"/>
    <w:rsid w:val="00297C05"/>
    <w:rsid w:val="002A1CF1"/>
    <w:rsid w:val="002A4B75"/>
    <w:rsid w:val="002A73A4"/>
    <w:rsid w:val="002A7D9C"/>
    <w:rsid w:val="002A7FCD"/>
    <w:rsid w:val="002B1075"/>
    <w:rsid w:val="002B4E64"/>
    <w:rsid w:val="002B70A6"/>
    <w:rsid w:val="002B7FED"/>
    <w:rsid w:val="002C1552"/>
    <w:rsid w:val="002C5649"/>
    <w:rsid w:val="002D47BF"/>
    <w:rsid w:val="002D5111"/>
    <w:rsid w:val="002D5EB2"/>
    <w:rsid w:val="002D61DF"/>
    <w:rsid w:val="002D7AB4"/>
    <w:rsid w:val="002E335B"/>
    <w:rsid w:val="002E4092"/>
    <w:rsid w:val="002E5069"/>
    <w:rsid w:val="002E5AD0"/>
    <w:rsid w:val="002E6347"/>
    <w:rsid w:val="002F0E86"/>
    <w:rsid w:val="002F2D0A"/>
    <w:rsid w:val="002F44C9"/>
    <w:rsid w:val="002F67F6"/>
    <w:rsid w:val="00301629"/>
    <w:rsid w:val="00303723"/>
    <w:rsid w:val="00303E22"/>
    <w:rsid w:val="00304A94"/>
    <w:rsid w:val="003066E3"/>
    <w:rsid w:val="00306B49"/>
    <w:rsid w:val="00307A7C"/>
    <w:rsid w:val="003110EF"/>
    <w:rsid w:val="00311E5A"/>
    <w:rsid w:val="00312B05"/>
    <w:rsid w:val="00312B86"/>
    <w:rsid w:val="00314F37"/>
    <w:rsid w:val="003157A3"/>
    <w:rsid w:val="003169B1"/>
    <w:rsid w:val="003205B9"/>
    <w:rsid w:val="00321FDF"/>
    <w:rsid w:val="00322268"/>
    <w:rsid w:val="00323709"/>
    <w:rsid w:val="00324662"/>
    <w:rsid w:val="0032651B"/>
    <w:rsid w:val="00330ADF"/>
    <w:rsid w:val="003317B2"/>
    <w:rsid w:val="00333AFB"/>
    <w:rsid w:val="00334D6A"/>
    <w:rsid w:val="00337C61"/>
    <w:rsid w:val="00341C06"/>
    <w:rsid w:val="0034400C"/>
    <w:rsid w:val="00346462"/>
    <w:rsid w:val="00346B91"/>
    <w:rsid w:val="003500DD"/>
    <w:rsid w:val="00353D15"/>
    <w:rsid w:val="003554A5"/>
    <w:rsid w:val="00357F24"/>
    <w:rsid w:val="003607CE"/>
    <w:rsid w:val="003647B4"/>
    <w:rsid w:val="00370742"/>
    <w:rsid w:val="00372F3E"/>
    <w:rsid w:val="00375AAF"/>
    <w:rsid w:val="00380462"/>
    <w:rsid w:val="0038303D"/>
    <w:rsid w:val="00383E48"/>
    <w:rsid w:val="00387672"/>
    <w:rsid w:val="003A02C2"/>
    <w:rsid w:val="003A02D4"/>
    <w:rsid w:val="003A319B"/>
    <w:rsid w:val="003A3E4A"/>
    <w:rsid w:val="003A43DF"/>
    <w:rsid w:val="003A5163"/>
    <w:rsid w:val="003A6D5B"/>
    <w:rsid w:val="003A74C1"/>
    <w:rsid w:val="003B1B68"/>
    <w:rsid w:val="003B4FC6"/>
    <w:rsid w:val="003C3030"/>
    <w:rsid w:val="003C4582"/>
    <w:rsid w:val="003C5D45"/>
    <w:rsid w:val="003D3D9A"/>
    <w:rsid w:val="003D4ACA"/>
    <w:rsid w:val="003D6061"/>
    <w:rsid w:val="003D743C"/>
    <w:rsid w:val="003D7C66"/>
    <w:rsid w:val="003E1282"/>
    <w:rsid w:val="003F1B76"/>
    <w:rsid w:val="003F2DC1"/>
    <w:rsid w:val="003F6985"/>
    <w:rsid w:val="00400775"/>
    <w:rsid w:val="00400DE6"/>
    <w:rsid w:val="00400E7B"/>
    <w:rsid w:val="00407640"/>
    <w:rsid w:val="00407AA0"/>
    <w:rsid w:val="00411C86"/>
    <w:rsid w:val="004120E3"/>
    <w:rsid w:val="004135F7"/>
    <w:rsid w:val="004168A7"/>
    <w:rsid w:val="00417188"/>
    <w:rsid w:val="00427D72"/>
    <w:rsid w:val="00431A20"/>
    <w:rsid w:val="004325EF"/>
    <w:rsid w:val="00435B73"/>
    <w:rsid w:val="00440DB3"/>
    <w:rsid w:val="00443237"/>
    <w:rsid w:val="00444C5B"/>
    <w:rsid w:val="004452F6"/>
    <w:rsid w:val="00453FEB"/>
    <w:rsid w:val="004629B7"/>
    <w:rsid w:val="00467DAA"/>
    <w:rsid w:val="00472871"/>
    <w:rsid w:val="00473211"/>
    <w:rsid w:val="00473A3A"/>
    <w:rsid w:val="00477688"/>
    <w:rsid w:val="00480B98"/>
    <w:rsid w:val="00484C62"/>
    <w:rsid w:val="00484CA1"/>
    <w:rsid w:val="004853A0"/>
    <w:rsid w:val="004858E4"/>
    <w:rsid w:val="00486F09"/>
    <w:rsid w:val="004871C7"/>
    <w:rsid w:val="0049095E"/>
    <w:rsid w:val="004959D8"/>
    <w:rsid w:val="004A081F"/>
    <w:rsid w:val="004A17FE"/>
    <w:rsid w:val="004A28C5"/>
    <w:rsid w:val="004A3F38"/>
    <w:rsid w:val="004A6B67"/>
    <w:rsid w:val="004A6CF9"/>
    <w:rsid w:val="004B013D"/>
    <w:rsid w:val="004B1A64"/>
    <w:rsid w:val="004B416E"/>
    <w:rsid w:val="004B4ED2"/>
    <w:rsid w:val="004B5CD6"/>
    <w:rsid w:val="004B7E6C"/>
    <w:rsid w:val="004C0A5E"/>
    <w:rsid w:val="004C1292"/>
    <w:rsid w:val="004C14B7"/>
    <w:rsid w:val="004C1A88"/>
    <w:rsid w:val="004C33F6"/>
    <w:rsid w:val="004C4485"/>
    <w:rsid w:val="004C6F29"/>
    <w:rsid w:val="004C7866"/>
    <w:rsid w:val="004D24EF"/>
    <w:rsid w:val="004D302C"/>
    <w:rsid w:val="004D3EFE"/>
    <w:rsid w:val="004D611B"/>
    <w:rsid w:val="004D6764"/>
    <w:rsid w:val="004E4D99"/>
    <w:rsid w:val="004F2E59"/>
    <w:rsid w:val="004F35EF"/>
    <w:rsid w:val="004F6842"/>
    <w:rsid w:val="004F6F1B"/>
    <w:rsid w:val="004F7020"/>
    <w:rsid w:val="004F72C3"/>
    <w:rsid w:val="004F7B9B"/>
    <w:rsid w:val="005001C1"/>
    <w:rsid w:val="00503C34"/>
    <w:rsid w:val="00504270"/>
    <w:rsid w:val="0050553A"/>
    <w:rsid w:val="00505B04"/>
    <w:rsid w:val="00510301"/>
    <w:rsid w:val="005144B3"/>
    <w:rsid w:val="0051531D"/>
    <w:rsid w:val="00516D34"/>
    <w:rsid w:val="00517162"/>
    <w:rsid w:val="005176A9"/>
    <w:rsid w:val="00520909"/>
    <w:rsid w:val="00531153"/>
    <w:rsid w:val="005330E2"/>
    <w:rsid w:val="00533B1C"/>
    <w:rsid w:val="00533BF4"/>
    <w:rsid w:val="005407D5"/>
    <w:rsid w:val="00540829"/>
    <w:rsid w:val="005410DD"/>
    <w:rsid w:val="00552F29"/>
    <w:rsid w:val="00552F38"/>
    <w:rsid w:val="00553319"/>
    <w:rsid w:val="00553BBC"/>
    <w:rsid w:val="00554821"/>
    <w:rsid w:val="00561B1F"/>
    <w:rsid w:val="00566165"/>
    <w:rsid w:val="005668DF"/>
    <w:rsid w:val="00567C55"/>
    <w:rsid w:val="005701C8"/>
    <w:rsid w:val="0057066F"/>
    <w:rsid w:val="0057355A"/>
    <w:rsid w:val="00573669"/>
    <w:rsid w:val="00575A09"/>
    <w:rsid w:val="005816CA"/>
    <w:rsid w:val="005827FD"/>
    <w:rsid w:val="00583369"/>
    <w:rsid w:val="005835BF"/>
    <w:rsid w:val="00584494"/>
    <w:rsid w:val="00590FED"/>
    <w:rsid w:val="00591402"/>
    <w:rsid w:val="00591C80"/>
    <w:rsid w:val="005A257E"/>
    <w:rsid w:val="005A6873"/>
    <w:rsid w:val="005A6B72"/>
    <w:rsid w:val="005B088C"/>
    <w:rsid w:val="005B6401"/>
    <w:rsid w:val="005C2757"/>
    <w:rsid w:val="005C394C"/>
    <w:rsid w:val="005C435E"/>
    <w:rsid w:val="005C476A"/>
    <w:rsid w:val="005C4B1A"/>
    <w:rsid w:val="005C706B"/>
    <w:rsid w:val="005D0232"/>
    <w:rsid w:val="005D052E"/>
    <w:rsid w:val="005D176F"/>
    <w:rsid w:val="005D26BA"/>
    <w:rsid w:val="005D2895"/>
    <w:rsid w:val="005D3A1F"/>
    <w:rsid w:val="005D3F22"/>
    <w:rsid w:val="005D49B0"/>
    <w:rsid w:val="005D714F"/>
    <w:rsid w:val="005E1482"/>
    <w:rsid w:val="005E3BD7"/>
    <w:rsid w:val="005E3F14"/>
    <w:rsid w:val="005E7B0B"/>
    <w:rsid w:val="005F19CB"/>
    <w:rsid w:val="005F3AD1"/>
    <w:rsid w:val="005F43A4"/>
    <w:rsid w:val="005F5AD5"/>
    <w:rsid w:val="005F7BDA"/>
    <w:rsid w:val="0060096A"/>
    <w:rsid w:val="00600D65"/>
    <w:rsid w:val="00603849"/>
    <w:rsid w:val="00604008"/>
    <w:rsid w:val="00610348"/>
    <w:rsid w:val="006115EE"/>
    <w:rsid w:val="00612D99"/>
    <w:rsid w:val="006140AB"/>
    <w:rsid w:val="00616C6F"/>
    <w:rsid w:val="00617256"/>
    <w:rsid w:val="00620AAE"/>
    <w:rsid w:val="00621F2C"/>
    <w:rsid w:val="00623C3D"/>
    <w:rsid w:val="00626767"/>
    <w:rsid w:val="00627DAF"/>
    <w:rsid w:val="00630245"/>
    <w:rsid w:val="006356BE"/>
    <w:rsid w:val="00643DD1"/>
    <w:rsid w:val="00644D37"/>
    <w:rsid w:val="00651F63"/>
    <w:rsid w:val="006520EF"/>
    <w:rsid w:val="00652B78"/>
    <w:rsid w:val="00653388"/>
    <w:rsid w:val="00670926"/>
    <w:rsid w:val="00672BAA"/>
    <w:rsid w:val="006754C1"/>
    <w:rsid w:val="00680F8D"/>
    <w:rsid w:val="006858C7"/>
    <w:rsid w:val="0068611A"/>
    <w:rsid w:val="00686E38"/>
    <w:rsid w:val="00691229"/>
    <w:rsid w:val="00695397"/>
    <w:rsid w:val="00695DB1"/>
    <w:rsid w:val="006B243A"/>
    <w:rsid w:val="006B60DE"/>
    <w:rsid w:val="006B7B0C"/>
    <w:rsid w:val="006C3360"/>
    <w:rsid w:val="006C3A6C"/>
    <w:rsid w:val="006C478F"/>
    <w:rsid w:val="006D1F03"/>
    <w:rsid w:val="006D3FC6"/>
    <w:rsid w:val="006D7575"/>
    <w:rsid w:val="006D7C8C"/>
    <w:rsid w:val="006E00B2"/>
    <w:rsid w:val="006E5A25"/>
    <w:rsid w:val="006F066D"/>
    <w:rsid w:val="006F0BC4"/>
    <w:rsid w:val="006F0D11"/>
    <w:rsid w:val="006F268B"/>
    <w:rsid w:val="006F54F9"/>
    <w:rsid w:val="006F773A"/>
    <w:rsid w:val="007055C9"/>
    <w:rsid w:val="00706871"/>
    <w:rsid w:val="007077BF"/>
    <w:rsid w:val="007164BC"/>
    <w:rsid w:val="00720E57"/>
    <w:rsid w:val="007271CD"/>
    <w:rsid w:val="007275AC"/>
    <w:rsid w:val="00731883"/>
    <w:rsid w:val="00731CF1"/>
    <w:rsid w:val="00731FD5"/>
    <w:rsid w:val="00736C9F"/>
    <w:rsid w:val="0073778C"/>
    <w:rsid w:val="00741159"/>
    <w:rsid w:val="00742178"/>
    <w:rsid w:val="0074307B"/>
    <w:rsid w:val="00743530"/>
    <w:rsid w:val="00745E24"/>
    <w:rsid w:val="007462E7"/>
    <w:rsid w:val="007463E5"/>
    <w:rsid w:val="00747BFF"/>
    <w:rsid w:val="00750493"/>
    <w:rsid w:val="00751245"/>
    <w:rsid w:val="00753620"/>
    <w:rsid w:val="00755939"/>
    <w:rsid w:val="00756DBB"/>
    <w:rsid w:val="0075768E"/>
    <w:rsid w:val="00757DA3"/>
    <w:rsid w:val="00761061"/>
    <w:rsid w:val="0076384D"/>
    <w:rsid w:val="00764DC2"/>
    <w:rsid w:val="0076509D"/>
    <w:rsid w:val="00765EB4"/>
    <w:rsid w:val="00766A51"/>
    <w:rsid w:val="00767269"/>
    <w:rsid w:val="00767AE5"/>
    <w:rsid w:val="00771262"/>
    <w:rsid w:val="00781779"/>
    <w:rsid w:val="00787A33"/>
    <w:rsid w:val="00791A9B"/>
    <w:rsid w:val="0079397B"/>
    <w:rsid w:val="00793FE2"/>
    <w:rsid w:val="007948E1"/>
    <w:rsid w:val="007952CB"/>
    <w:rsid w:val="00795323"/>
    <w:rsid w:val="00795A25"/>
    <w:rsid w:val="007A14C9"/>
    <w:rsid w:val="007A1A64"/>
    <w:rsid w:val="007A7C93"/>
    <w:rsid w:val="007B1DE4"/>
    <w:rsid w:val="007B3738"/>
    <w:rsid w:val="007B42E6"/>
    <w:rsid w:val="007B46CC"/>
    <w:rsid w:val="007B6E4A"/>
    <w:rsid w:val="007B77DA"/>
    <w:rsid w:val="007C2541"/>
    <w:rsid w:val="007C2691"/>
    <w:rsid w:val="007C33A4"/>
    <w:rsid w:val="007C34AF"/>
    <w:rsid w:val="007C374A"/>
    <w:rsid w:val="007C3F13"/>
    <w:rsid w:val="007C40AD"/>
    <w:rsid w:val="007C5BF1"/>
    <w:rsid w:val="007C67CB"/>
    <w:rsid w:val="007C7FEF"/>
    <w:rsid w:val="007D0CDD"/>
    <w:rsid w:val="007D0D69"/>
    <w:rsid w:val="007D4C0C"/>
    <w:rsid w:val="007D62B0"/>
    <w:rsid w:val="007E0509"/>
    <w:rsid w:val="007E2073"/>
    <w:rsid w:val="007E482C"/>
    <w:rsid w:val="007E66A9"/>
    <w:rsid w:val="007F0F9D"/>
    <w:rsid w:val="007F5F1B"/>
    <w:rsid w:val="008046A5"/>
    <w:rsid w:val="00804D57"/>
    <w:rsid w:val="00807476"/>
    <w:rsid w:val="00807D52"/>
    <w:rsid w:val="00812927"/>
    <w:rsid w:val="008171AD"/>
    <w:rsid w:val="00817818"/>
    <w:rsid w:val="00824B72"/>
    <w:rsid w:val="00826507"/>
    <w:rsid w:val="008317FF"/>
    <w:rsid w:val="00834728"/>
    <w:rsid w:val="00834897"/>
    <w:rsid w:val="0083756B"/>
    <w:rsid w:val="0083766A"/>
    <w:rsid w:val="00842619"/>
    <w:rsid w:val="00843119"/>
    <w:rsid w:val="00850830"/>
    <w:rsid w:val="00851470"/>
    <w:rsid w:val="00853723"/>
    <w:rsid w:val="00854FBA"/>
    <w:rsid w:val="008579B9"/>
    <w:rsid w:val="00857DC3"/>
    <w:rsid w:val="00861D3B"/>
    <w:rsid w:val="00866E61"/>
    <w:rsid w:val="00874CD0"/>
    <w:rsid w:val="0088131A"/>
    <w:rsid w:val="00884405"/>
    <w:rsid w:val="0089112A"/>
    <w:rsid w:val="00892448"/>
    <w:rsid w:val="00892526"/>
    <w:rsid w:val="00892B7C"/>
    <w:rsid w:val="00893131"/>
    <w:rsid w:val="00893991"/>
    <w:rsid w:val="008939A3"/>
    <w:rsid w:val="008946BB"/>
    <w:rsid w:val="008974EF"/>
    <w:rsid w:val="008A235D"/>
    <w:rsid w:val="008A3792"/>
    <w:rsid w:val="008A5394"/>
    <w:rsid w:val="008B2B26"/>
    <w:rsid w:val="008C196C"/>
    <w:rsid w:val="008C29B7"/>
    <w:rsid w:val="008C43E8"/>
    <w:rsid w:val="008D0602"/>
    <w:rsid w:val="008D41D2"/>
    <w:rsid w:val="008D5840"/>
    <w:rsid w:val="008D6944"/>
    <w:rsid w:val="008D71BF"/>
    <w:rsid w:val="008D77A6"/>
    <w:rsid w:val="008E4518"/>
    <w:rsid w:val="008E458B"/>
    <w:rsid w:val="008E53ED"/>
    <w:rsid w:val="008F27DF"/>
    <w:rsid w:val="008F2A3B"/>
    <w:rsid w:val="008F533B"/>
    <w:rsid w:val="008F64C5"/>
    <w:rsid w:val="00900601"/>
    <w:rsid w:val="00906AE4"/>
    <w:rsid w:val="00907B1C"/>
    <w:rsid w:val="009110B1"/>
    <w:rsid w:val="0091602D"/>
    <w:rsid w:val="009172D8"/>
    <w:rsid w:val="00917A0F"/>
    <w:rsid w:val="00920410"/>
    <w:rsid w:val="00921D10"/>
    <w:rsid w:val="00922294"/>
    <w:rsid w:val="00923D1B"/>
    <w:rsid w:val="00924626"/>
    <w:rsid w:val="00925118"/>
    <w:rsid w:val="0092727A"/>
    <w:rsid w:val="009362F1"/>
    <w:rsid w:val="00940D0D"/>
    <w:rsid w:val="009412E2"/>
    <w:rsid w:val="00942268"/>
    <w:rsid w:val="00945022"/>
    <w:rsid w:val="0094778C"/>
    <w:rsid w:val="0095118C"/>
    <w:rsid w:val="009515CA"/>
    <w:rsid w:val="009525D7"/>
    <w:rsid w:val="009542FD"/>
    <w:rsid w:val="00954C97"/>
    <w:rsid w:val="009579C8"/>
    <w:rsid w:val="00961498"/>
    <w:rsid w:val="0096199A"/>
    <w:rsid w:val="00961F16"/>
    <w:rsid w:val="00963EAC"/>
    <w:rsid w:val="00964388"/>
    <w:rsid w:val="00966575"/>
    <w:rsid w:val="00967511"/>
    <w:rsid w:val="00967655"/>
    <w:rsid w:val="0097095D"/>
    <w:rsid w:val="0097445B"/>
    <w:rsid w:val="0097507A"/>
    <w:rsid w:val="009759BC"/>
    <w:rsid w:val="0098024F"/>
    <w:rsid w:val="009811D0"/>
    <w:rsid w:val="0098584E"/>
    <w:rsid w:val="009928E7"/>
    <w:rsid w:val="00992A99"/>
    <w:rsid w:val="00992C3F"/>
    <w:rsid w:val="009950D5"/>
    <w:rsid w:val="00997450"/>
    <w:rsid w:val="009A17F3"/>
    <w:rsid w:val="009A6DE5"/>
    <w:rsid w:val="009B0505"/>
    <w:rsid w:val="009B0608"/>
    <w:rsid w:val="009B089B"/>
    <w:rsid w:val="009B3D78"/>
    <w:rsid w:val="009B51A7"/>
    <w:rsid w:val="009B5EA7"/>
    <w:rsid w:val="009C0027"/>
    <w:rsid w:val="009C3B14"/>
    <w:rsid w:val="009C6278"/>
    <w:rsid w:val="009C62AC"/>
    <w:rsid w:val="009D0E6E"/>
    <w:rsid w:val="009D2A41"/>
    <w:rsid w:val="009D3BDA"/>
    <w:rsid w:val="009D6D29"/>
    <w:rsid w:val="009E0DC6"/>
    <w:rsid w:val="009E2F37"/>
    <w:rsid w:val="009E4240"/>
    <w:rsid w:val="009E4A77"/>
    <w:rsid w:val="009F03F3"/>
    <w:rsid w:val="009F37AD"/>
    <w:rsid w:val="009F3A21"/>
    <w:rsid w:val="009F4D66"/>
    <w:rsid w:val="00A00258"/>
    <w:rsid w:val="00A004BA"/>
    <w:rsid w:val="00A0140E"/>
    <w:rsid w:val="00A02431"/>
    <w:rsid w:val="00A0575A"/>
    <w:rsid w:val="00A06723"/>
    <w:rsid w:val="00A074BB"/>
    <w:rsid w:val="00A07A1D"/>
    <w:rsid w:val="00A10FD9"/>
    <w:rsid w:val="00A12373"/>
    <w:rsid w:val="00A14386"/>
    <w:rsid w:val="00A172ED"/>
    <w:rsid w:val="00A22AB1"/>
    <w:rsid w:val="00A23D30"/>
    <w:rsid w:val="00A24CB5"/>
    <w:rsid w:val="00A24E03"/>
    <w:rsid w:val="00A24E15"/>
    <w:rsid w:val="00A268BC"/>
    <w:rsid w:val="00A26AAA"/>
    <w:rsid w:val="00A26FE2"/>
    <w:rsid w:val="00A27E7F"/>
    <w:rsid w:val="00A3150F"/>
    <w:rsid w:val="00A31F95"/>
    <w:rsid w:val="00A33C47"/>
    <w:rsid w:val="00A43299"/>
    <w:rsid w:val="00A462D9"/>
    <w:rsid w:val="00A46BBA"/>
    <w:rsid w:val="00A513A6"/>
    <w:rsid w:val="00A520A0"/>
    <w:rsid w:val="00A52B51"/>
    <w:rsid w:val="00A55E50"/>
    <w:rsid w:val="00A6020A"/>
    <w:rsid w:val="00A604AF"/>
    <w:rsid w:val="00A618F2"/>
    <w:rsid w:val="00A64E89"/>
    <w:rsid w:val="00A668B8"/>
    <w:rsid w:val="00A71A8B"/>
    <w:rsid w:val="00A7508F"/>
    <w:rsid w:val="00A759FC"/>
    <w:rsid w:val="00A75A08"/>
    <w:rsid w:val="00A76411"/>
    <w:rsid w:val="00A76927"/>
    <w:rsid w:val="00A81976"/>
    <w:rsid w:val="00A8202C"/>
    <w:rsid w:val="00A84B81"/>
    <w:rsid w:val="00A8515C"/>
    <w:rsid w:val="00A86353"/>
    <w:rsid w:val="00A86C82"/>
    <w:rsid w:val="00A87CE4"/>
    <w:rsid w:val="00A90704"/>
    <w:rsid w:val="00A90886"/>
    <w:rsid w:val="00A947D5"/>
    <w:rsid w:val="00A96C21"/>
    <w:rsid w:val="00A970ED"/>
    <w:rsid w:val="00AA1721"/>
    <w:rsid w:val="00AA541A"/>
    <w:rsid w:val="00AB6788"/>
    <w:rsid w:val="00AB6A9B"/>
    <w:rsid w:val="00AC1D59"/>
    <w:rsid w:val="00AC1ED5"/>
    <w:rsid w:val="00AC1FDC"/>
    <w:rsid w:val="00AC53D5"/>
    <w:rsid w:val="00AC7091"/>
    <w:rsid w:val="00AD003A"/>
    <w:rsid w:val="00AD0E1A"/>
    <w:rsid w:val="00AD2CB1"/>
    <w:rsid w:val="00AD3D56"/>
    <w:rsid w:val="00AD6027"/>
    <w:rsid w:val="00AE1E9D"/>
    <w:rsid w:val="00AE564B"/>
    <w:rsid w:val="00AF5620"/>
    <w:rsid w:val="00AF5E27"/>
    <w:rsid w:val="00AF6EC0"/>
    <w:rsid w:val="00B0001B"/>
    <w:rsid w:val="00B017BF"/>
    <w:rsid w:val="00B0603B"/>
    <w:rsid w:val="00B0789A"/>
    <w:rsid w:val="00B07D94"/>
    <w:rsid w:val="00B14413"/>
    <w:rsid w:val="00B14C51"/>
    <w:rsid w:val="00B22B46"/>
    <w:rsid w:val="00B2380B"/>
    <w:rsid w:val="00B26C48"/>
    <w:rsid w:val="00B3272E"/>
    <w:rsid w:val="00B32924"/>
    <w:rsid w:val="00B32991"/>
    <w:rsid w:val="00B340B2"/>
    <w:rsid w:val="00B340E4"/>
    <w:rsid w:val="00B34A32"/>
    <w:rsid w:val="00B34A9A"/>
    <w:rsid w:val="00B36FAA"/>
    <w:rsid w:val="00B41184"/>
    <w:rsid w:val="00B44420"/>
    <w:rsid w:val="00B44E17"/>
    <w:rsid w:val="00B4588B"/>
    <w:rsid w:val="00B465B2"/>
    <w:rsid w:val="00B47BFB"/>
    <w:rsid w:val="00B51986"/>
    <w:rsid w:val="00B5217B"/>
    <w:rsid w:val="00B527AE"/>
    <w:rsid w:val="00B528A8"/>
    <w:rsid w:val="00B57F61"/>
    <w:rsid w:val="00B6068D"/>
    <w:rsid w:val="00B606F0"/>
    <w:rsid w:val="00B618EE"/>
    <w:rsid w:val="00B640C0"/>
    <w:rsid w:val="00B65865"/>
    <w:rsid w:val="00B6599C"/>
    <w:rsid w:val="00B76363"/>
    <w:rsid w:val="00B841A5"/>
    <w:rsid w:val="00B84A6B"/>
    <w:rsid w:val="00B84C17"/>
    <w:rsid w:val="00B85477"/>
    <w:rsid w:val="00B85491"/>
    <w:rsid w:val="00B86C0C"/>
    <w:rsid w:val="00B91C8C"/>
    <w:rsid w:val="00B93F49"/>
    <w:rsid w:val="00B9593A"/>
    <w:rsid w:val="00BA0D12"/>
    <w:rsid w:val="00BA52E6"/>
    <w:rsid w:val="00BB0E26"/>
    <w:rsid w:val="00BC0E67"/>
    <w:rsid w:val="00BC12D3"/>
    <w:rsid w:val="00BC1C2E"/>
    <w:rsid w:val="00BC23FC"/>
    <w:rsid w:val="00BC3322"/>
    <w:rsid w:val="00BC431F"/>
    <w:rsid w:val="00BC4F13"/>
    <w:rsid w:val="00BD2E0A"/>
    <w:rsid w:val="00BD4B3E"/>
    <w:rsid w:val="00BE2DD7"/>
    <w:rsid w:val="00BE2EDE"/>
    <w:rsid w:val="00BE3EF2"/>
    <w:rsid w:val="00BE492E"/>
    <w:rsid w:val="00BE5CC5"/>
    <w:rsid w:val="00BF241F"/>
    <w:rsid w:val="00BF598B"/>
    <w:rsid w:val="00BF5F66"/>
    <w:rsid w:val="00BF6242"/>
    <w:rsid w:val="00C01084"/>
    <w:rsid w:val="00C016DC"/>
    <w:rsid w:val="00C0270D"/>
    <w:rsid w:val="00C034C0"/>
    <w:rsid w:val="00C07F53"/>
    <w:rsid w:val="00C12A83"/>
    <w:rsid w:val="00C14F57"/>
    <w:rsid w:val="00C16435"/>
    <w:rsid w:val="00C16DE1"/>
    <w:rsid w:val="00C17C6F"/>
    <w:rsid w:val="00C21651"/>
    <w:rsid w:val="00C22755"/>
    <w:rsid w:val="00C243BF"/>
    <w:rsid w:val="00C24F09"/>
    <w:rsid w:val="00C24F8F"/>
    <w:rsid w:val="00C3043D"/>
    <w:rsid w:val="00C308AB"/>
    <w:rsid w:val="00C30E51"/>
    <w:rsid w:val="00C34C19"/>
    <w:rsid w:val="00C41251"/>
    <w:rsid w:val="00C41863"/>
    <w:rsid w:val="00C42360"/>
    <w:rsid w:val="00C516E4"/>
    <w:rsid w:val="00C551FC"/>
    <w:rsid w:val="00C553BF"/>
    <w:rsid w:val="00C5596D"/>
    <w:rsid w:val="00C56731"/>
    <w:rsid w:val="00C6140D"/>
    <w:rsid w:val="00C62222"/>
    <w:rsid w:val="00C62E73"/>
    <w:rsid w:val="00C62ED2"/>
    <w:rsid w:val="00C65ADB"/>
    <w:rsid w:val="00C67EEA"/>
    <w:rsid w:val="00C702FA"/>
    <w:rsid w:val="00C771C5"/>
    <w:rsid w:val="00C839CF"/>
    <w:rsid w:val="00C84CA3"/>
    <w:rsid w:val="00C8722C"/>
    <w:rsid w:val="00C92F7B"/>
    <w:rsid w:val="00C9337B"/>
    <w:rsid w:val="00C9403F"/>
    <w:rsid w:val="00C942BD"/>
    <w:rsid w:val="00C97A73"/>
    <w:rsid w:val="00CA1CF9"/>
    <w:rsid w:val="00CA1D9D"/>
    <w:rsid w:val="00CA32C9"/>
    <w:rsid w:val="00CB0733"/>
    <w:rsid w:val="00CB0D51"/>
    <w:rsid w:val="00CB25A6"/>
    <w:rsid w:val="00CB2799"/>
    <w:rsid w:val="00CB342E"/>
    <w:rsid w:val="00CB386D"/>
    <w:rsid w:val="00CB3E87"/>
    <w:rsid w:val="00CB5BBA"/>
    <w:rsid w:val="00CB7213"/>
    <w:rsid w:val="00CC1D42"/>
    <w:rsid w:val="00CC2BF7"/>
    <w:rsid w:val="00CC39D4"/>
    <w:rsid w:val="00CC7526"/>
    <w:rsid w:val="00CC7A02"/>
    <w:rsid w:val="00CC7F11"/>
    <w:rsid w:val="00CD3183"/>
    <w:rsid w:val="00CD7DF6"/>
    <w:rsid w:val="00CE0A5E"/>
    <w:rsid w:val="00CE0AB9"/>
    <w:rsid w:val="00CE1264"/>
    <w:rsid w:val="00CE56E2"/>
    <w:rsid w:val="00CE64C0"/>
    <w:rsid w:val="00CE67D6"/>
    <w:rsid w:val="00CF2329"/>
    <w:rsid w:val="00CF58AD"/>
    <w:rsid w:val="00D0005C"/>
    <w:rsid w:val="00D007C3"/>
    <w:rsid w:val="00D034AE"/>
    <w:rsid w:val="00D04145"/>
    <w:rsid w:val="00D0643C"/>
    <w:rsid w:val="00D06F1D"/>
    <w:rsid w:val="00D071F2"/>
    <w:rsid w:val="00D10A55"/>
    <w:rsid w:val="00D11588"/>
    <w:rsid w:val="00D11703"/>
    <w:rsid w:val="00D11FB0"/>
    <w:rsid w:val="00D13F5F"/>
    <w:rsid w:val="00D15CFF"/>
    <w:rsid w:val="00D16765"/>
    <w:rsid w:val="00D17A65"/>
    <w:rsid w:val="00D2362A"/>
    <w:rsid w:val="00D255EA"/>
    <w:rsid w:val="00D25B68"/>
    <w:rsid w:val="00D26152"/>
    <w:rsid w:val="00D33362"/>
    <w:rsid w:val="00D34FB6"/>
    <w:rsid w:val="00D35B6D"/>
    <w:rsid w:val="00D35ED2"/>
    <w:rsid w:val="00D4587D"/>
    <w:rsid w:val="00D53F56"/>
    <w:rsid w:val="00D5581E"/>
    <w:rsid w:val="00D57EFB"/>
    <w:rsid w:val="00D607DF"/>
    <w:rsid w:val="00D6152E"/>
    <w:rsid w:val="00D62478"/>
    <w:rsid w:val="00D64401"/>
    <w:rsid w:val="00D64C8C"/>
    <w:rsid w:val="00D65115"/>
    <w:rsid w:val="00D665AB"/>
    <w:rsid w:val="00D7010A"/>
    <w:rsid w:val="00D750A1"/>
    <w:rsid w:val="00D75732"/>
    <w:rsid w:val="00D82A8B"/>
    <w:rsid w:val="00D921D7"/>
    <w:rsid w:val="00D9256B"/>
    <w:rsid w:val="00D942CB"/>
    <w:rsid w:val="00D943DE"/>
    <w:rsid w:val="00D9508D"/>
    <w:rsid w:val="00D975BC"/>
    <w:rsid w:val="00DA0BD8"/>
    <w:rsid w:val="00DA1AC1"/>
    <w:rsid w:val="00DA1C6D"/>
    <w:rsid w:val="00DA2F70"/>
    <w:rsid w:val="00DA37D1"/>
    <w:rsid w:val="00DA42D4"/>
    <w:rsid w:val="00DA5300"/>
    <w:rsid w:val="00DB1173"/>
    <w:rsid w:val="00DB668B"/>
    <w:rsid w:val="00DB74BC"/>
    <w:rsid w:val="00DB7999"/>
    <w:rsid w:val="00DC09C8"/>
    <w:rsid w:val="00DC1424"/>
    <w:rsid w:val="00DC27DA"/>
    <w:rsid w:val="00DC30DE"/>
    <w:rsid w:val="00DC333D"/>
    <w:rsid w:val="00DC5853"/>
    <w:rsid w:val="00DC6FE9"/>
    <w:rsid w:val="00DD109E"/>
    <w:rsid w:val="00DD3FDB"/>
    <w:rsid w:val="00DD77FF"/>
    <w:rsid w:val="00DD788A"/>
    <w:rsid w:val="00DE1F9D"/>
    <w:rsid w:val="00DE2911"/>
    <w:rsid w:val="00DE4DF7"/>
    <w:rsid w:val="00DE4EBF"/>
    <w:rsid w:val="00DE5D07"/>
    <w:rsid w:val="00DF003F"/>
    <w:rsid w:val="00DF03E2"/>
    <w:rsid w:val="00DF13FA"/>
    <w:rsid w:val="00DF3623"/>
    <w:rsid w:val="00DF4BCD"/>
    <w:rsid w:val="00E00255"/>
    <w:rsid w:val="00E02247"/>
    <w:rsid w:val="00E063B7"/>
    <w:rsid w:val="00E0685C"/>
    <w:rsid w:val="00E0741F"/>
    <w:rsid w:val="00E07E4E"/>
    <w:rsid w:val="00E16B81"/>
    <w:rsid w:val="00E17D62"/>
    <w:rsid w:val="00E205B7"/>
    <w:rsid w:val="00E2193F"/>
    <w:rsid w:val="00E2207D"/>
    <w:rsid w:val="00E25252"/>
    <w:rsid w:val="00E25589"/>
    <w:rsid w:val="00E41AB1"/>
    <w:rsid w:val="00E42745"/>
    <w:rsid w:val="00E45ABE"/>
    <w:rsid w:val="00E46503"/>
    <w:rsid w:val="00E514C7"/>
    <w:rsid w:val="00E53EC9"/>
    <w:rsid w:val="00E56035"/>
    <w:rsid w:val="00E57A6B"/>
    <w:rsid w:val="00E6204C"/>
    <w:rsid w:val="00E64F99"/>
    <w:rsid w:val="00E6714E"/>
    <w:rsid w:val="00E67D7E"/>
    <w:rsid w:val="00E724F4"/>
    <w:rsid w:val="00E735E6"/>
    <w:rsid w:val="00E82F81"/>
    <w:rsid w:val="00E836CD"/>
    <w:rsid w:val="00E861D8"/>
    <w:rsid w:val="00E96F91"/>
    <w:rsid w:val="00E97AF4"/>
    <w:rsid w:val="00EA1F6F"/>
    <w:rsid w:val="00EA2337"/>
    <w:rsid w:val="00EA3032"/>
    <w:rsid w:val="00EA3646"/>
    <w:rsid w:val="00EA37E0"/>
    <w:rsid w:val="00EA7E8E"/>
    <w:rsid w:val="00EB56F5"/>
    <w:rsid w:val="00EB66AD"/>
    <w:rsid w:val="00EB76AD"/>
    <w:rsid w:val="00EB7EBC"/>
    <w:rsid w:val="00EC2216"/>
    <w:rsid w:val="00EC413A"/>
    <w:rsid w:val="00EC773D"/>
    <w:rsid w:val="00ED17E1"/>
    <w:rsid w:val="00ED3FED"/>
    <w:rsid w:val="00ED40F5"/>
    <w:rsid w:val="00ED5132"/>
    <w:rsid w:val="00ED7502"/>
    <w:rsid w:val="00ED78DC"/>
    <w:rsid w:val="00EE10BC"/>
    <w:rsid w:val="00EE35A3"/>
    <w:rsid w:val="00EE4537"/>
    <w:rsid w:val="00EE7478"/>
    <w:rsid w:val="00EF56C4"/>
    <w:rsid w:val="00EF7FC6"/>
    <w:rsid w:val="00F04BB6"/>
    <w:rsid w:val="00F056A7"/>
    <w:rsid w:val="00F06298"/>
    <w:rsid w:val="00F13488"/>
    <w:rsid w:val="00F14173"/>
    <w:rsid w:val="00F1488C"/>
    <w:rsid w:val="00F152E5"/>
    <w:rsid w:val="00F161DB"/>
    <w:rsid w:val="00F205A4"/>
    <w:rsid w:val="00F21783"/>
    <w:rsid w:val="00F21BC8"/>
    <w:rsid w:val="00F21D7B"/>
    <w:rsid w:val="00F2228D"/>
    <w:rsid w:val="00F223F5"/>
    <w:rsid w:val="00F24615"/>
    <w:rsid w:val="00F24AF5"/>
    <w:rsid w:val="00F26DEB"/>
    <w:rsid w:val="00F27F9F"/>
    <w:rsid w:val="00F30E35"/>
    <w:rsid w:val="00F32A37"/>
    <w:rsid w:val="00F32E00"/>
    <w:rsid w:val="00F372B4"/>
    <w:rsid w:val="00F50E56"/>
    <w:rsid w:val="00F5189D"/>
    <w:rsid w:val="00F56E87"/>
    <w:rsid w:val="00F576FC"/>
    <w:rsid w:val="00F60C10"/>
    <w:rsid w:val="00F61B0E"/>
    <w:rsid w:val="00F65367"/>
    <w:rsid w:val="00F65DB1"/>
    <w:rsid w:val="00F70AEE"/>
    <w:rsid w:val="00F73454"/>
    <w:rsid w:val="00F7368E"/>
    <w:rsid w:val="00F75C73"/>
    <w:rsid w:val="00F81C6E"/>
    <w:rsid w:val="00F8227F"/>
    <w:rsid w:val="00F846B3"/>
    <w:rsid w:val="00F96A12"/>
    <w:rsid w:val="00F97CEB"/>
    <w:rsid w:val="00FA0CD0"/>
    <w:rsid w:val="00FA11E1"/>
    <w:rsid w:val="00FA3295"/>
    <w:rsid w:val="00FA652B"/>
    <w:rsid w:val="00FA6B08"/>
    <w:rsid w:val="00FA7B15"/>
    <w:rsid w:val="00FB026F"/>
    <w:rsid w:val="00FB0A2B"/>
    <w:rsid w:val="00FB1756"/>
    <w:rsid w:val="00FB59CD"/>
    <w:rsid w:val="00FC2AF4"/>
    <w:rsid w:val="00FC332F"/>
    <w:rsid w:val="00FC3E7D"/>
    <w:rsid w:val="00FC428D"/>
    <w:rsid w:val="00FC6045"/>
    <w:rsid w:val="00FD03CB"/>
    <w:rsid w:val="00FD0A87"/>
    <w:rsid w:val="00FD3DC0"/>
    <w:rsid w:val="00FD47C7"/>
    <w:rsid w:val="00FE6002"/>
    <w:rsid w:val="00FF20F5"/>
    <w:rsid w:val="00FF3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C3E8F"/>
  <w15:chartTrackingRefBased/>
  <w15:docId w15:val="{EBD58850-91AA-D541-8B9E-9817CC18A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0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60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0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0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AD60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AD60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0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0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AD60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0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60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0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0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0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0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0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0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027"/>
    <w:rPr>
      <w:rFonts w:eastAsiaTheme="majorEastAsia" w:cstheme="majorBidi"/>
      <w:color w:val="272727" w:themeColor="text1" w:themeTint="D8"/>
    </w:rPr>
  </w:style>
  <w:style w:type="paragraph" w:styleId="Title">
    <w:name w:val="Title"/>
    <w:basedOn w:val="Normal"/>
    <w:next w:val="Normal"/>
    <w:link w:val="TitleChar"/>
    <w:uiPriority w:val="10"/>
    <w:qFormat/>
    <w:rsid w:val="00AD602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0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02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0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02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D6027"/>
    <w:rPr>
      <w:i/>
      <w:iCs/>
      <w:color w:val="404040" w:themeColor="text1" w:themeTint="BF"/>
    </w:rPr>
  </w:style>
  <w:style w:type="paragraph" w:styleId="ListParagraph">
    <w:name w:val="List Paragraph"/>
    <w:basedOn w:val="Normal"/>
    <w:uiPriority w:val="34"/>
    <w:qFormat/>
    <w:rsid w:val="00AD6027"/>
    <w:pPr>
      <w:ind w:left="720"/>
      <w:contextualSpacing/>
    </w:pPr>
  </w:style>
  <w:style w:type="character" w:styleId="IntenseEmphasis">
    <w:name w:val="Intense Emphasis"/>
    <w:basedOn w:val="DefaultParagraphFont"/>
    <w:uiPriority w:val="21"/>
    <w:qFormat/>
    <w:rsid w:val="00AD6027"/>
    <w:rPr>
      <w:i/>
      <w:iCs/>
      <w:color w:val="0F4761" w:themeColor="accent1" w:themeShade="BF"/>
    </w:rPr>
  </w:style>
  <w:style w:type="paragraph" w:styleId="IntenseQuote">
    <w:name w:val="Intense Quote"/>
    <w:basedOn w:val="Normal"/>
    <w:next w:val="Normal"/>
    <w:link w:val="IntenseQuoteChar"/>
    <w:uiPriority w:val="30"/>
    <w:qFormat/>
    <w:rsid w:val="00AD60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027"/>
    <w:rPr>
      <w:i/>
      <w:iCs/>
      <w:color w:val="0F4761" w:themeColor="accent1" w:themeShade="BF"/>
    </w:rPr>
  </w:style>
  <w:style w:type="character" w:styleId="IntenseReference">
    <w:name w:val="Intense Reference"/>
    <w:basedOn w:val="DefaultParagraphFont"/>
    <w:uiPriority w:val="32"/>
    <w:qFormat/>
    <w:rsid w:val="00AD6027"/>
    <w:rPr>
      <w:b/>
      <w:bCs/>
      <w:smallCaps/>
      <w:color w:val="0F4761" w:themeColor="accent1" w:themeShade="BF"/>
      <w:spacing w:val="5"/>
    </w:rPr>
  </w:style>
  <w:style w:type="character" w:styleId="CommentReference">
    <w:name w:val="annotation reference"/>
    <w:basedOn w:val="DefaultParagraphFont"/>
    <w:uiPriority w:val="99"/>
    <w:semiHidden/>
    <w:unhideWhenUsed/>
    <w:rsid w:val="00E514C7"/>
    <w:rPr>
      <w:sz w:val="16"/>
      <w:szCs w:val="16"/>
    </w:rPr>
  </w:style>
  <w:style w:type="paragraph" w:styleId="CommentText">
    <w:name w:val="annotation text"/>
    <w:basedOn w:val="Normal"/>
    <w:link w:val="CommentTextChar"/>
    <w:uiPriority w:val="99"/>
    <w:semiHidden/>
    <w:unhideWhenUsed/>
    <w:rsid w:val="00E514C7"/>
    <w:rPr>
      <w:sz w:val="20"/>
      <w:szCs w:val="20"/>
    </w:rPr>
  </w:style>
  <w:style w:type="character" w:customStyle="1" w:styleId="CommentTextChar">
    <w:name w:val="Comment Text Char"/>
    <w:basedOn w:val="DefaultParagraphFont"/>
    <w:link w:val="CommentText"/>
    <w:uiPriority w:val="99"/>
    <w:semiHidden/>
    <w:rsid w:val="00E514C7"/>
    <w:rPr>
      <w:sz w:val="20"/>
      <w:szCs w:val="20"/>
    </w:rPr>
  </w:style>
  <w:style w:type="paragraph" w:styleId="CommentSubject">
    <w:name w:val="annotation subject"/>
    <w:basedOn w:val="CommentText"/>
    <w:next w:val="CommentText"/>
    <w:link w:val="CommentSubjectChar"/>
    <w:uiPriority w:val="99"/>
    <w:semiHidden/>
    <w:unhideWhenUsed/>
    <w:rsid w:val="00E514C7"/>
    <w:rPr>
      <w:b/>
      <w:bCs/>
    </w:rPr>
  </w:style>
  <w:style w:type="character" w:customStyle="1" w:styleId="CommentSubjectChar">
    <w:name w:val="Comment Subject Char"/>
    <w:basedOn w:val="CommentTextChar"/>
    <w:link w:val="CommentSubject"/>
    <w:uiPriority w:val="99"/>
    <w:semiHidden/>
    <w:rsid w:val="00E514C7"/>
    <w:rPr>
      <w:b/>
      <w:bCs/>
      <w:sz w:val="20"/>
      <w:szCs w:val="20"/>
    </w:rPr>
  </w:style>
  <w:style w:type="table" w:styleId="TableGrid">
    <w:name w:val="Table Grid"/>
    <w:basedOn w:val="TableNormal"/>
    <w:uiPriority w:val="39"/>
    <w:rsid w:val="00F70A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24E03"/>
    <w:rPr>
      <w:color w:val="467886" w:themeColor="hyperlink"/>
      <w:u w:val="single"/>
    </w:rPr>
  </w:style>
  <w:style w:type="character" w:styleId="UnresolvedMention">
    <w:name w:val="Unresolved Mention"/>
    <w:basedOn w:val="DefaultParagraphFont"/>
    <w:uiPriority w:val="99"/>
    <w:semiHidden/>
    <w:unhideWhenUsed/>
    <w:rsid w:val="00A24E03"/>
    <w:rPr>
      <w:color w:val="605E5C"/>
      <w:shd w:val="clear" w:color="auto" w:fill="E1DFDD"/>
    </w:rPr>
  </w:style>
  <w:style w:type="character" w:styleId="PlaceholderText">
    <w:name w:val="Placeholder Text"/>
    <w:basedOn w:val="DefaultParagraphFont"/>
    <w:uiPriority w:val="99"/>
    <w:semiHidden/>
    <w:rsid w:val="00FA0CD0"/>
    <w:rPr>
      <w:color w:val="666666"/>
    </w:rPr>
  </w:style>
  <w:style w:type="paragraph" w:customStyle="1" w:styleId="Bibliography1">
    <w:name w:val="Bibliography1"/>
    <w:basedOn w:val="Normal"/>
    <w:rsid w:val="00FA0CD0"/>
    <w:pPr>
      <w:spacing w:before="100" w:beforeAutospacing="1" w:after="100" w:afterAutospacing="1"/>
    </w:pPr>
    <w:rPr>
      <w:rFonts w:ascii="Times New Roman" w:eastAsiaTheme="minorEastAsia" w:hAnsi="Times New Roman" w:cs="Times New Roman"/>
      <w:kern w:val="0"/>
      <w14:ligatures w14:val="none"/>
    </w:rPr>
  </w:style>
  <w:style w:type="character" w:customStyle="1" w:styleId="apple-converted-space">
    <w:name w:val="apple-converted-space"/>
    <w:basedOn w:val="DefaultParagraphFont"/>
    <w:rsid w:val="00E25589"/>
  </w:style>
  <w:style w:type="character" w:styleId="Strong">
    <w:name w:val="Strong"/>
    <w:basedOn w:val="DefaultParagraphFont"/>
    <w:uiPriority w:val="22"/>
    <w:qFormat/>
    <w:rsid w:val="00E25589"/>
    <w:rPr>
      <w:b/>
      <w:bCs/>
    </w:rPr>
  </w:style>
  <w:style w:type="paragraph" w:customStyle="1" w:styleId="Bibliography2">
    <w:name w:val="Bibliography2"/>
    <w:basedOn w:val="Normal"/>
    <w:rsid w:val="00151E5E"/>
    <w:pPr>
      <w:spacing w:before="100" w:beforeAutospacing="1" w:after="100" w:afterAutospacing="1"/>
    </w:pPr>
    <w:rPr>
      <w:rFonts w:ascii="Times New Roman" w:eastAsiaTheme="minorEastAsia" w:hAnsi="Times New Roman" w:cs="Times New Roman"/>
      <w:kern w:val="0"/>
      <w14:ligatures w14:val="none"/>
    </w:rPr>
  </w:style>
  <w:style w:type="character" w:styleId="LineNumber">
    <w:name w:val="line number"/>
    <w:basedOn w:val="DefaultParagraphFont"/>
    <w:uiPriority w:val="99"/>
    <w:semiHidden/>
    <w:unhideWhenUsed/>
    <w:rsid w:val="00834897"/>
  </w:style>
  <w:style w:type="paragraph" w:styleId="Footer">
    <w:name w:val="footer"/>
    <w:basedOn w:val="Normal"/>
    <w:link w:val="FooterChar"/>
    <w:unhideWhenUsed/>
    <w:rsid w:val="000E092B"/>
    <w:pPr>
      <w:tabs>
        <w:tab w:val="center" w:pos="4680"/>
        <w:tab w:val="right" w:pos="9360"/>
      </w:tabs>
    </w:pPr>
  </w:style>
  <w:style w:type="character" w:customStyle="1" w:styleId="FooterChar">
    <w:name w:val="Footer Char"/>
    <w:basedOn w:val="DefaultParagraphFont"/>
    <w:link w:val="Footer"/>
    <w:uiPriority w:val="99"/>
    <w:rsid w:val="000E092B"/>
  </w:style>
  <w:style w:type="character" w:styleId="PageNumber">
    <w:name w:val="page number"/>
    <w:basedOn w:val="DefaultParagraphFont"/>
    <w:unhideWhenUsed/>
    <w:rsid w:val="000E092B"/>
  </w:style>
  <w:style w:type="paragraph" w:styleId="NormalWeb">
    <w:name w:val="Normal (Web)"/>
    <w:basedOn w:val="Normal"/>
    <w:uiPriority w:val="99"/>
    <w:semiHidden/>
    <w:unhideWhenUsed/>
    <w:rsid w:val="009A17F3"/>
    <w:rPr>
      <w:rFonts w:ascii="Times New Roman" w:hAnsi="Times New Roman" w:cs="Times New Roman"/>
    </w:rPr>
  </w:style>
  <w:style w:type="paragraph" w:customStyle="1" w:styleId="Bibliography3">
    <w:name w:val="Bibliography3"/>
    <w:basedOn w:val="Normal"/>
    <w:rsid w:val="00F056A7"/>
    <w:pPr>
      <w:spacing w:before="100" w:beforeAutospacing="1" w:after="100" w:afterAutospacing="1"/>
    </w:pPr>
    <w:rPr>
      <w:rFonts w:ascii="Times New Roman" w:eastAsiaTheme="minorEastAsia" w:hAnsi="Times New Roman" w:cs="Times New Roman"/>
      <w:kern w:val="0"/>
      <w14:ligatures w14:val="none"/>
    </w:rPr>
  </w:style>
  <w:style w:type="paragraph" w:styleId="Revision">
    <w:name w:val="Revision"/>
    <w:hidden/>
    <w:uiPriority w:val="99"/>
    <w:semiHidden/>
    <w:rsid w:val="003A02D4"/>
  </w:style>
  <w:style w:type="character" w:styleId="FollowedHyperlink">
    <w:name w:val="FollowedHyperlink"/>
    <w:basedOn w:val="DefaultParagraphFont"/>
    <w:uiPriority w:val="99"/>
    <w:semiHidden/>
    <w:unhideWhenUsed/>
    <w:rsid w:val="006F0D11"/>
    <w:rPr>
      <w:color w:val="96607D" w:themeColor="followedHyperlink"/>
      <w:u w:val="single"/>
    </w:rPr>
  </w:style>
  <w:style w:type="paragraph" w:styleId="Header">
    <w:name w:val="header"/>
    <w:basedOn w:val="Normal"/>
    <w:link w:val="HeaderChar"/>
    <w:unhideWhenUsed/>
    <w:rsid w:val="00826507"/>
    <w:pPr>
      <w:tabs>
        <w:tab w:val="center" w:pos="4680"/>
        <w:tab w:val="right" w:pos="9360"/>
      </w:tabs>
    </w:pPr>
  </w:style>
  <w:style w:type="character" w:customStyle="1" w:styleId="HeaderChar">
    <w:name w:val="Header Char"/>
    <w:basedOn w:val="DefaultParagraphFont"/>
    <w:link w:val="Header"/>
    <w:uiPriority w:val="99"/>
    <w:rsid w:val="00826507"/>
  </w:style>
  <w:style w:type="paragraph" w:customStyle="1" w:styleId="Bibliography4">
    <w:name w:val="Bibliography4"/>
    <w:basedOn w:val="Normal"/>
    <w:rsid w:val="00CB2799"/>
    <w:pPr>
      <w:spacing w:before="100" w:beforeAutospacing="1" w:after="100" w:afterAutospacing="1"/>
    </w:pPr>
    <w:rPr>
      <w:rFonts w:ascii="Times New Roman" w:eastAsiaTheme="minorEastAsia" w:hAnsi="Times New Roman" w:cs="Times New Roman"/>
      <w:kern w:val="0"/>
      <w14:ligatures w14:val="none"/>
    </w:rPr>
  </w:style>
  <w:style w:type="paragraph" w:customStyle="1" w:styleId="p1">
    <w:name w:val="p1"/>
    <w:basedOn w:val="Normal"/>
    <w:rsid w:val="001D777B"/>
    <w:rPr>
      <w:rFonts w:ascii="Helvetica" w:eastAsia="Times New Roman" w:hAnsi="Helvetica" w:cs="Times New Roman"/>
      <w:color w:val="000000"/>
      <w:kern w:val="0"/>
      <w:sz w:val="18"/>
      <w:szCs w:val="18"/>
      <w14:ligatures w14:val="none"/>
    </w:rPr>
  </w:style>
  <w:style w:type="paragraph" w:customStyle="1" w:styleId="Bibliography5">
    <w:name w:val="Bibliography5"/>
    <w:basedOn w:val="Normal"/>
    <w:rsid w:val="00DD109E"/>
    <w:pPr>
      <w:spacing w:before="100" w:beforeAutospacing="1" w:after="100" w:afterAutospacing="1"/>
    </w:pPr>
    <w:rPr>
      <w:rFonts w:ascii="Times New Roman" w:eastAsiaTheme="minorEastAsia" w:hAnsi="Times New Roman" w:cs="Times New Roman"/>
      <w:kern w:val="0"/>
      <w14:ligatures w14:val="none"/>
    </w:rPr>
  </w:style>
  <w:style w:type="paragraph" w:customStyle="1" w:styleId="Bibliography6">
    <w:name w:val="Bibliography6"/>
    <w:basedOn w:val="Normal"/>
    <w:rsid w:val="00411C86"/>
    <w:pPr>
      <w:spacing w:before="100" w:beforeAutospacing="1" w:after="100" w:afterAutospacing="1"/>
    </w:pPr>
    <w:rPr>
      <w:rFonts w:ascii="Times New Roman" w:eastAsiaTheme="minorEastAsia" w:hAnsi="Times New Roman" w:cs="Times New Roman"/>
      <w:kern w:val="0"/>
      <w14:ligatures w14:val="none"/>
    </w:rPr>
  </w:style>
  <w:style w:type="paragraph" w:customStyle="1" w:styleId="Bibliography7">
    <w:name w:val="Bibliography7"/>
    <w:basedOn w:val="Normal"/>
    <w:rsid w:val="001D07AF"/>
    <w:pPr>
      <w:spacing w:before="100" w:beforeAutospacing="1" w:after="100" w:afterAutospacing="1"/>
    </w:pPr>
    <w:rPr>
      <w:rFonts w:ascii="Times New Roman" w:eastAsiaTheme="minorEastAsia" w:hAnsi="Times New Roman" w:cs="Times New Roman"/>
      <w:kern w:val="0"/>
      <w14:ligatures w14:val="none"/>
    </w:rPr>
  </w:style>
  <w:style w:type="paragraph" w:styleId="BodyText">
    <w:name w:val="Body Text"/>
    <w:basedOn w:val="Normal"/>
    <w:link w:val="BodyTextChar"/>
    <w:pPr>
      <w:jc w:val="center"/>
    </w:pPr>
    <w:rPr>
      <w:rFonts w:ascii="Arial" w:eastAsia="Times New Roman" w:hAnsi="Arial" w:cs="Times New Roman"/>
      <w:b/>
      <w:kern w:val="0"/>
      <w:sz w:val="32"/>
      <w:szCs w:val="20"/>
      <w14:ligatures w14:val="none"/>
    </w:rPr>
  </w:style>
  <w:style w:type="character" w:customStyle="1" w:styleId="BodyTextChar">
    <w:name w:val="Body Text Char"/>
    <w:basedOn w:val="DefaultParagraphFont"/>
    <w:link w:val="BodyText"/>
    <w:rPr>
      <w:rFonts w:ascii="Arial" w:eastAsia="Times New Roman" w:hAnsi="Arial" w:cs="Times New Roman"/>
      <w:b/>
      <w:kern w:val="0"/>
      <w:sz w:val="32"/>
      <w:szCs w:val="20"/>
      <w14:ligatures w14:val="none"/>
    </w:rPr>
  </w:style>
  <w:style w:type="paragraph" w:customStyle="1" w:styleId="Preformatted">
    <w:name w:val="Preformatted"/>
    <w:basedOn w:val="Normal"/>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eastAsia="Times New Roman" w:hAnsi="Courier New" w:cs="Times New Roman"/>
      <w:snapToGrid w:val="0"/>
      <w:kern w:val="0"/>
      <w:sz w:val="20"/>
      <w:szCs w:val="20"/>
      <w14:ligatures w14:val="none"/>
    </w:rPr>
  </w:style>
  <w:style w:type="paragraph" w:styleId="BodyTextIndent">
    <w:name w:val="Body Text Indent"/>
    <w:basedOn w:val="Normal"/>
    <w:link w:val="BodyTextIndentChar"/>
    <w:pPr>
      <w:spacing w:line="360" w:lineRule="auto"/>
      <w:ind w:firstLine="720"/>
    </w:pPr>
    <w:rPr>
      <w:rFonts w:ascii="Arial" w:eastAsia="Times New Roman" w:hAnsi="Arial" w:cs="Times New Roman"/>
      <w:kern w:val="0"/>
      <w:szCs w:val="20"/>
      <w14:ligatures w14:val="none"/>
    </w:rPr>
  </w:style>
  <w:style w:type="character" w:customStyle="1" w:styleId="BodyTextIndentChar">
    <w:name w:val="Body Text Indent Char"/>
    <w:basedOn w:val="DefaultParagraphFont"/>
    <w:link w:val="BodyTextIndent"/>
    <w:rPr>
      <w:rFonts w:ascii="Arial" w:eastAsia="Times New Roman" w:hAnsi="Arial" w:cs="Times New Roman"/>
      <w:kern w:val="0"/>
      <w:szCs w:val="20"/>
      <w14:ligatures w14:val="none"/>
    </w:rPr>
  </w:style>
  <w:style w:type="paragraph" w:customStyle="1" w:styleId="bibliography">
    <w:name w:val="bibliography"/>
    <w:basedOn w:val="Normal"/>
    <w:rsid w:val="007C40AD"/>
    <w:pPr>
      <w:spacing w:before="100" w:beforeAutospacing="1" w:after="100" w:afterAutospacing="1"/>
    </w:pPr>
    <w:rPr>
      <w:rFonts w:ascii="Times New Roman" w:eastAsiaTheme="minorEastAsia"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247">
      <w:bodyDiv w:val="1"/>
      <w:marLeft w:val="0"/>
      <w:marRight w:val="0"/>
      <w:marTop w:val="0"/>
      <w:marBottom w:val="0"/>
      <w:divBdr>
        <w:top w:val="none" w:sz="0" w:space="0" w:color="auto"/>
        <w:left w:val="none" w:sz="0" w:space="0" w:color="auto"/>
        <w:bottom w:val="none" w:sz="0" w:space="0" w:color="auto"/>
        <w:right w:val="none" w:sz="0" w:space="0" w:color="auto"/>
      </w:divBdr>
    </w:div>
    <w:div w:id="7685833">
      <w:bodyDiv w:val="1"/>
      <w:marLeft w:val="0"/>
      <w:marRight w:val="0"/>
      <w:marTop w:val="0"/>
      <w:marBottom w:val="0"/>
      <w:divBdr>
        <w:top w:val="none" w:sz="0" w:space="0" w:color="auto"/>
        <w:left w:val="none" w:sz="0" w:space="0" w:color="auto"/>
        <w:bottom w:val="none" w:sz="0" w:space="0" w:color="auto"/>
        <w:right w:val="none" w:sz="0" w:space="0" w:color="auto"/>
      </w:divBdr>
    </w:div>
    <w:div w:id="12340612">
      <w:bodyDiv w:val="1"/>
      <w:marLeft w:val="0"/>
      <w:marRight w:val="0"/>
      <w:marTop w:val="0"/>
      <w:marBottom w:val="0"/>
      <w:divBdr>
        <w:top w:val="none" w:sz="0" w:space="0" w:color="auto"/>
        <w:left w:val="none" w:sz="0" w:space="0" w:color="auto"/>
        <w:bottom w:val="none" w:sz="0" w:space="0" w:color="auto"/>
        <w:right w:val="none" w:sz="0" w:space="0" w:color="auto"/>
      </w:divBdr>
    </w:div>
    <w:div w:id="13508709">
      <w:bodyDiv w:val="1"/>
      <w:marLeft w:val="0"/>
      <w:marRight w:val="0"/>
      <w:marTop w:val="0"/>
      <w:marBottom w:val="0"/>
      <w:divBdr>
        <w:top w:val="none" w:sz="0" w:space="0" w:color="auto"/>
        <w:left w:val="none" w:sz="0" w:space="0" w:color="auto"/>
        <w:bottom w:val="none" w:sz="0" w:space="0" w:color="auto"/>
        <w:right w:val="none" w:sz="0" w:space="0" w:color="auto"/>
      </w:divBdr>
    </w:div>
    <w:div w:id="17852175">
      <w:bodyDiv w:val="1"/>
      <w:marLeft w:val="0"/>
      <w:marRight w:val="0"/>
      <w:marTop w:val="0"/>
      <w:marBottom w:val="0"/>
      <w:divBdr>
        <w:top w:val="none" w:sz="0" w:space="0" w:color="auto"/>
        <w:left w:val="none" w:sz="0" w:space="0" w:color="auto"/>
        <w:bottom w:val="none" w:sz="0" w:space="0" w:color="auto"/>
        <w:right w:val="none" w:sz="0" w:space="0" w:color="auto"/>
      </w:divBdr>
    </w:div>
    <w:div w:id="19015209">
      <w:bodyDiv w:val="1"/>
      <w:marLeft w:val="0"/>
      <w:marRight w:val="0"/>
      <w:marTop w:val="0"/>
      <w:marBottom w:val="0"/>
      <w:divBdr>
        <w:top w:val="none" w:sz="0" w:space="0" w:color="auto"/>
        <w:left w:val="none" w:sz="0" w:space="0" w:color="auto"/>
        <w:bottom w:val="none" w:sz="0" w:space="0" w:color="auto"/>
        <w:right w:val="none" w:sz="0" w:space="0" w:color="auto"/>
      </w:divBdr>
    </w:div>
    <w:div w:id="25254792">
      <w:bodyDiv w:val="1"/>
      <w:marLeft w:val="0"/>
      <w:marRight w:val="0"/>
      <w:marTop w:val="0"/>
      <w:marBottom w:val="0"/>
      <w:divBdr>
        <w:top w:val="none" w:sz="0" w:space="0" w:color="auto"/>
        <w:left w:val="none" w:sz="0" w:space="0" w:color="auto"/>
        <w:bottom w:val="none" w:sz="0" w:space="0" w:color="auto"/>
        <w:right w:val="none" w:sz="0" w:space="0" w:color="auto"/>
      </w:divBdr>
    </w:div>
    <w:div w:id="25716328">
      <w:bodyDiv w:val="1"/>
      <w:marLeft w:val="0"/>
      <w:marRight w:val="0"/>
      <w:marTop w:val="0"/>
      <w:marBottom w:val="0"/>
      <w:divBdr>
        <w:top w:val="none" w:sz="0" w:space="0" w:color="auto"/>
        <w:left w:val="none" w:sz="0" w:space="0" w:color="auto"/>
        <w:bottom w:val="none" w:sz="0" w:space="0" w:color="auto"/>
        <w:right w:val="none" w:sz="0" w:space="0" w:color="auto"/>
      </w:divBdr>
    </w:div>
    <w:div w:id="30039526">
      <w:bodyDiv w:val="1"/>
      <w:marLeft w:val="0"/>
      <w:marRight w:val="0"/>
      <w:marTop w:val="0"/>
      <w:marBottom w:val="0"/>
      <w:divBdr>
        <w:top w:val="none" w:sz="0" w:space="0" w:color="auto"/>
        <w:left w:val="none" w:sz="0" w:space="0" w:color="auto"/>
        <w:bottom w:val="none" w:sz="0" w:space="0" w:color="auto"/>
        <w:right w:val="none" w:sz="0" w:space="0" w:color="auto"/>
      </w:divBdr>
    </w:div>
    <w:div w:id="31654182">
      <w:bodyDiv w:val="1"/>
      <w:marLeft w:val="0"/>
      <w:marRight w:val="0"/>
      <w:marTop w:val="0"/>
      <w:marBottom w:val="0"/>
      <w:divBdr>
        <w:top w:val="none" w:sz="0" w:space="0" w:color="auto"/>
        <w:left w:val="none" w:sz="0" w:space="0" w:color="auto"/>
        <w:bottom w:val="none" w:sz="0" w:space="0" w:color="auto"/>
        <w:right w:val="none" w:sz="0" w:space="0" w:color="auto"/>
      </w:divBdr>
    </w:div>
    <w:div w:id="33893575">
      <w:bodyDiv w:val="1"/>
      <w:marLeft w:val="0"/>
      <w:marRight w:val="0"/>
      <w:marTop w:val="0"/>
      <w:marBottom w:val="0"/>
      <w:divBdr>
        <w:top w:val="none" w:sz="0" w:space="0" w:color="auto"/>
        <w:left w:val="none" w:sz="0" w:space="0" w:color="auto"/>
        <w:bottom w:val="none" w:sz="0" w:space="0" w:color="auto"/>
        <w:right w:val="none" w:sz="0" w:space="0" w:color="auto"/>
      </w:divBdr>
    </w:div>
    <w:div w:id="38557489">
      <w:bodyDiv w:val="1"/>
      <w:marLeft w:val="0"/>
      <w:marRight w:val="0"/>
      <w:marTop w:val="0"/>
      <w:marBottom w:val="0"/>
      <w:divBdr>
        <w:top w:val="none" w:sz="0" w:space="0" w:color="auto"/>
        <w:left w:val="none" w:sz="0" w:space="0" w:color="auto"/>
        <w:bottom w:val="none" w:sz="0" w:space="0" w:color="auto"/>
        <w:right w:val="none" w:sz="0" w:space="0" w:color="auto"/>
      </w:divBdr>
    </w:div>
    <w:div w:id="66998228">
      <w:bodyDiv w:val="1"/>
      <w:marLeft w:val="0"/>
      <w:marRight w:val="0"/>
      <w:marTop w:val="0"/>
      <w:marBottom w:val="0"/>
      <w:divBdr>
        <w:top w:val="none" w:sz="0" w:space="0" w:color="auto"/>
        <w:left w:val="none" w:sz="0" w:space="0" w:color="auto"/>
        <w:bottom w:val="none" w:sz="0" w:space="0" w:color="auto"/>
        <w:right w:val="none" w:sz="0" w:space="0" w:color="auto"/>
      </w:divBdr>
    </w:div>
    <w:div w:id="68189561">
      <w:bodyDiv w:val="1"/>
      <w:marLeft w:val="0"/>
      <w:marRight w:val="0"/>
      <w:marTop w:val="0"/>
      <w:marBottom w:val="0"/>
      <w:divBdr>
        <w:top w:val="none" w:sz="0" w:space="0" w:color="auto"/>
        <w:left w:val="none" w:sz="0" w:space="0" w:color="auto"/>
        <w:bottom w:val="none" w:sz="0" w:space="0" w:color="auto"/>
        <w:right w:val="none" w:sz="0" w:space="0" w:color="auto"/>
      </w:divBdr>
    </w:div>
    <w:div w:id="83689720">
      <w:bodyDiv w:val="1"/>
      <w:marLeft w:val="0"/>
      <w:marRight w:val="0"/>
      <w:marTop w:val="0"/>
      <w:marBottom w:val="0"/>
      <w:divBdr>
        <w:top w:val="none" w:sz="0" w:space="0" w:color="auto"/>
        <w:left w:val="none" w:sz="0" w:space="0" w:color="auto"/>
        <w:bottom w:val="none" w:sz="0" w:space="0" w:color="auto"/>
        <w:right w:val="none" w:sz="0" w:space="0" w:color="auto"/>
      </w:divBdr>
    </w:div>
    <w:div w:id="89474992">
      <w:bodyDiv w:val="1"/>
      <w:marLeft w:val="0"/>
      <w:marRight w:val="0"/>
      <w:marTop w:val="0"/>
      <w:marBottom w:val="0"/>
      <w:divBdr>
        <w:top w:val="none" w:sz="0" w:space="0" w:color="auto"/>
        <w:left w:val="none" w:sz="0" w:space="0" w:color="auto"/>
        <w:bottom w:val="none" w:sz="0" w:space="0" w:color="auto"/>
        <w:right w:val="none" w:sz="0" w:space="0" w:color="auto"/>
      </w:divBdr>
    </w:div>
    <w:div w:id="96104717">
      <w:bodyDiv w:val="1"/>
      <w:marLeft w:val="0"/>
      <w:marRight w:val="0"/>
      <w:marTop w:val="0"/>
      <w:marBottom w:val="0"/>
      <w:divBdr>
        <w:top w:val="none" w:sz="0" w:space="0" w:color="auto"/>
        <w:left w:val="none" w:sz="0" w:space="0" w:color="auto"/>
        <w:bottom w:val="none" w:sz="0" w:space="0" w:color="auto"/>
        <w:right w:val="none" w:sz="0" w:space="0" w:color="auto"/>
      </w:divBdr>
    </w:div>
    <w:div w:id="98107417">
      <w:bodyDiv w:val="1"/>
      <w:marLeft w:val="0"/>
      <w:marRight w:val="0"/>
      <w:marTop w:val="0"/>
      <w:marBottom w:val="0"/>
      <w:divBdr>
        <w:top w:val="none" w:sz="0" w:space="0" w:color="auto"/>
        <w:left w:val="none" w:sz="0" w:space="0" w:color="auto"/>
        <w:bottom w:val="none" w:sz="0" w:space="0" w:color="auto"/>
        <w:right w:val="none" w:sz="0" w:space="0" w:color="auto"/>
      </w:divBdr>
    </w:div>
    <w:div w:id="100340419">
      <w:bodyDiv w:val="1"/>
      <w:marLeft w:val="0"/>
      <w:marRight w:val="0"/>
      <w:marTop w:val="0"/>
      <w:marBottom w:val="0"/>
      <w:divBdr>
        <w:top w:val="none" w:sz="0" w:space="0" w:color="auto"/>
        <w:left w:val="none" w:sz="0" w:space="0" w:color="auto"/>
        <w:bottom w:val="none" w:sz="0" w:space="0" w:color="auto"/>
        <w:right w:val="none" w:sz="0" w:space="0" w:color="auto"/>
      </w:divBdr>
    </w:div>
    <w:div w:id="100414389">
      <w:bodyDiv w:val="1"/>
      <w:marLeft w:val="0"/>
      <w:marRight w:val="0"/>
      <w:marTop w:val="0"/>
      <w:marBottom w:val="0"/>
      <w:divBdr>
        <w:top w:val="none" w:sz="0" w:space="0" w:color="auto"/>
        <w:left w:val="none" w:sz="0" w:space="0" w:color="auto"/>
        <w:bottom w:val="none" w:sz="0" w:space="0" w:color="auto"/>
        <w:right w:val="none" w:sz="0" w:space="0" w:color="auto"/>
      </w:divBdr>
    </w:div>
    <w:div w:id="114759094">
      <w:bodyDiv w:val="1"/>
      <w:marLeft w:val="0"/>
      <w:marRight w:val="0"/>
      <w:marTop w:val="0"/>
      <w:marBottom w:val="0"/>
      <w:divBdr>
        <w:top w:val="none" w:sz="0" w:space="0" w:color="auto"/>
        <w:left w:val="none" w:sz="0" w:space="0" w:color="auto"/>
        <w:bottom w:val="none" w:sz="0" w:space="0" w:color="auto"/>
        <w:right w:val="none" w:sz="0" w:space="0" w:color="auto"/>
      </w:divBdr>
    </w:div>
    <w:div w:id="119497159">
      <w:bodyDiv w:val="1"/>
      <w:marLeft w:val="0"/>
      <w:marRight w:val="0"/>
      <w:marTop w:val="0"/>
      <w:marBottom w:val="0"/>
      <w:divBdr>
        <w:top w:val="none" w:sz="0" w:space="0" w:color="auto"/>
        <w:left w:val="none" w:sz="0" w:space="0" w:color="auto"/>
        <w:bottom w:val="none" w:sz="0" w:space="0" w:color="auto"/>
        <w:right w:val="none" w:sz="0" w:space="0" w:color="auto"/>
      </w:divBdr>
    </w:div>
    <w:div w:id="128480595">
      <w:bodyDiv w:val="1"/>
      <w:marLeft w:val="0"/>
      <w:marRight w:val="0"/>
      <w:marTop w:val="0"/>
      <w:marBottom w:val="0"/>
      <w:divBdr>
        <w:top w:val="none" w:sz="0" w:space="0" w:color="auto"/>
        <w:left w:val="none" w:sz="0" w:space="0" w:color="auto"/>
        <w:bottom w:val="none" w:sz="0" w:space="0" w:color="auto"/>
        <w:right w:val="none" w:sz="0" w:space="0" w:color="auto"/>
      </w:divBdr>
    </w:div>
    <w:div w:id="134838484">
      <w:bodyDiv w:val="1"/>
      <w:marLeft w:val="0"/>
      <w:marRight w:val="0"/>
      <w:marTop w:val="0"/>
      <w:marBottom w:val="0"/>
      <w:divBdr>
        <w:top w:val="none" w:sz="0" w:space="0" w:color="auto"/>
        <w:left w:val="none" w:sz="0" w:space="0" w:color="auto"/>
        <w:bottom w:val="none" w:sz="0" w:space="0" w:color="auto"/>
        <w:right w:val="none" w:sz="0" w:space="0" w:color="auto"/>
      </w:divBdr>
    </w:div>
    <w:div w:id="146825360">
      <w:bodyDiv w:val="1"/>
      <w:marLeft w:val="0"/>
      <w:marRight w:val="0"/>
      <w:marTop w:val="0"/>
      <w:marBottom w:val="0"/>
      <w:divBdr>
        <w:top w:val="none" w:sz="0" w:space="0" w:color="auto"/>
        <w:left w:val="none" w:sz="0" w:space="0" w:color="auto"/>
        <w:bottom w:val="none" w:sz="0" w:space="0" w:color="auto"/>
        <w:right w:val="none" w:sz="0" w:space="0" w:color="auto"/>
      </w:divBdr>
    </w:div>
    <w:div w:id="147017707">
      <w:bodyDiv w:val="1"/>
      <w:marLeft w:val="0"/>
      <w:marRight w:val="0"/>
      <w:marTop w:val="0"/>
      <w:marBottom w:val="0"/>
      <w:divBdr>
        <w:top w:val="none" w:sz="0" w:space="0" w:color="auto"/>
        <w:left w:val="none" w:sz="0" w:space="0" w:color="auto"/>
        <w:bottom w:val="none" w:sz="0" w:space="0" w:color="auto"/>
        <w:right w:val="none" w:sz="0" w:space="0" w:color="auto"/>
      </w:divBdr>
    </w:div>
    <w:div w:id="152718525">
      <w:bodyDiv w:val="1"/>
      <w:marLeft w:val="0"/>
      <w:marRight w:val="0"/>
      <w:marTop w:val="0"/>
      <w:marBottom w:val="0"/>
      <w:divBdr>
        <w:top w:val="none" w:sz="0" w:space="0" w:color="auto"/>
        <w:left w:val="none" w:sz="0" w:space="0" w:color="auto"/>
        <w:bottom w:val="none" w:sz="0" w:space="0" w:color="auto"/>
        <w:right w:val="none" w:sz="0" w:space="0" w:color="auto"/>
      </w:divBdr>
    </w:div>
    <w:div w:id="155849097">
      <w:bodyDiv w:val="1"/>
      <w:marLeft w:val="0"/>
      <w:marRight w:val="0"/>
      <w:marTop w:val="0"/>
      <w:marBottom w:val="0"/>
      <w:divBdr>
        <w:top w:val="none" w:sz="0" w:space="0" w:color="auto"/>
        <w:left w:val="none" w:sz="0" w:space="0" w:color="auto"/>
        <w:bottom w:val="none" w:sz="0" w:space="0" w:color="auto"/>
        <w:right w:val="none" w:sz="0" w:space="0" w:color="auto"/>
      </w:divBdr>
    </w:div>
    <w:div w:id="157772073">
      <w:bodyDiv w:val="1"/>
      <w:marLeft w:val="0"/>
      <w:marRight w:val="0"/>
      <w:marTop w:val="0"/>
      <w:marBottom w:val="0"/>
      <w:divBdr>
        <w:top w:val="none" w:sz="0" w:space="0" w:color="auto"/>
        <w:left w:val="none" w:sz="0" w:space="0" w:color="auto"/>
        <w:bottom w:val="none" w:sz="0" w:space="0" w:color="auto"/>
        <w:right w:val="none" w:sz="0" w:space="0" w:color="auto"/>
      </w:divBdr>
    </w:div>
    <w:div w:id="158010673">
      <w:bodyDiv w:val="1"/>
      <w:marLeft w:val="0"/>
      <w:marRight w:val="0"/>
      <w:marTop w:val="0"/>
      <w:marBottom w:val="0"/>
      <w:divBdr>
        <w:top w:val="none" w:sz="0" w:space="0" w:color="auto"/>
        <w:left w:val="none" w:sz="0" w:space="0" w:color="auto"/>
        <w:bottom w:val="none" w:sz="0" w:space="0" w:color="auto"/>
        <w:right w:val="none" w:sz="0" w:space="0" w:color="auto"/>
      </w:divBdr>
    </w:div>
    <w:div w:id="160583441">
      <w:bodyDiv w:val="1"/>
      <w:marLeft w:val="0"/>
      <w:marRight w:val="0"/>
      <w:marTop w:val="0"/>
      <w:marBottom w:val="0"/>
      <w:divBdr>
        <w:top w:val="none" w:sz="0" w:space="0" w:color="auto"/>
        <w:left w:val="none" w:sz="0" w:space="0" w:color="auto"/>
        <w:bottom w:val="none" w:sz="0" w:space="0" w:color="auto"/>
        <w:right w:val="none" w:sz="0" w:space="0" w:color="auto"/>
      </w:divBdr>
    </w:div>
    <w:div w:id="161051085">
      <w:bodyDiv w:val="1"/>
      <w:marLeft w:val="0"/>
      <w:marRight w:val="0"/>
      <w:marTop w:val="0"/>
      <w:marBottom w:val="0"/>
      <w:divBdr>
        <w:top w:val="none" w:sz="0" w:space="0" w:color="auto"/>
        <w:left w:val="none" w:sz="0" w:space="0" w:color="auto"/>
        <w:bottom w:val="none" w:sz="0" w:space="0" w:color="auto"/>
        <w:right w:val="none" w:sz="0" w:space="0" w:color="auto"/>
      </w:divBdr>
    </w:div>
    <w:div w:id="163128061">
      <w:bodyDiv w:val="1"/>
      <w:marLeft w:val="0"/>
      <w:marRight w:val="0"/>
      <w:marTop w:val="0"/>
      <w:marBottom w:val="0"/>
      <w:divBdr>
        <w:top w:val="none" w:sz="0" w:space="0" w:color="auto"/>
        <w:left w:val="none" w:sz="0" w:space="0" w:color="auto"/>
        <w:bottom w:val="none" w:sz="0" w:space="0" w:color="auto"/>
        <w:right w:val="none" w:sz="0" w:space="0" w:color="auto"/>
      </w:divBdr>
    </w:div>
    <w:div w:id="183400900">
      <w:bodyDiv w:val="1"/>
      <w:marLeft w:val="0"/>
      <w:marRight w:val="0"/>
      <w:marTop w:val="0"/>
      <w:marBottom w:val="0"/>
      <w:divBdr>
        <w:top w:val="none" w:sz="0" w:space="0" w:color="auto"/>
        <w:left w:val="none" w:sz="0" w:space="0" w:color="auto"/>
        <w:bottom w:val="none" w:sz="0" w:space="0" w:color="auto"/>
        <w:right w:val="none" w:sz="0" w:space="0" w:color="auto"/>
      </w:divBdr>
    </w:div>
    <w:div w:id="186336127">
      <w:bodyDiv w:val="1"/>
      <w:marLeft w:val="0"/>
      <w:marRight w:val="0"/>
      <w:marTop w:val="0"/>
      <w:marBottom w:val="0"/>
      <w:divBdr>
        <w:top w:val="none" w:sz="0" w:space="0" w:color="auto"/>
        <w:left w:val="none" w:sz="0" w:space="0" w:color="auto"/>
        <w:bottom w:val="none" w:sz="0" w:space="0" w:color="auto"/>
        <w:right w:val="none" w:sz="0" w:space="0" w:color="auto"/>
      </w:divBdr>
    </w:div>
    <w:div w:id="187182295">
      <w:bodyDiv w:val="1"/>
      <w:marLeft w:val="0"/>
      <w:marRight w:val="0"/>
      <w:marTop w:val="0"/>
      <w:marBottom w:val="0"/>
      <w:divBdr>
        <w:top w:val="none" w:sz="0" w:space="0" w:color="auto"/>
        <w:left w:val="none" w:sz="0" w:space="0" w:color="auto"/>
        <w:bottom w:val="none" w:sz="0" w:space="0" w:color="auto"/>
        <w:right w:val="none" w:sz="0" w:space="0" w:color="auto"/>
      </w:divBdr>
    </w:div>
    <w:div w:id="191890408">
      <w:bodyDiv w:val="1"/>
      <w:marLeft w:val="0"/>
      <w:marRight w:val="0"/>
      <w:marTop w:val="0"/>
      <w:marBottom w:val="0"/>
      <w:divBdr>
        <w:top w:val="none" w:sz="0" w:space="0" w:color="auto"/>
        <w:left w:val="none" w:sz="0" w:space="0" w:color="auto"/>
        <w:bottom w:val="none" w:sz="0" w:space="0" w:color="auto"/>
        <w:right w:val="none" w:sz="0" w:space="0" w:color="auto"/>
      </w:divBdr>
    </w:div>
    <w:div w:id="193808708">
      <w:bodyDiv w:val="1"/>
      <w:marLeft w:val="0"/>
      <w:marRight w:val="0"/>
      <w:marTop w:val="0"/>
      <w:marBottom w:val="0"/>
      <w:divBdr>
        <w:top w:val="none" w:sz="0" w:space="0" w:color="auto"/>
        <w:left w:val="none" w:sz="0" w:space="0" w:color="auto"/>
        <w:bottom w:val="none" w:sz="0" w:space="0" w:color="auto"/>
        <w:right w:val="none" w:sz="0" w:space="0" w:color="auto"/>
      </w:divBdr>
    </w:div>
    <w:div w:id="196506778">
      <w:bodyDiv w:val="1"/>
      <w:marLeft w:val="0"/>
      <w:marRight w:val="0"/>
      <w:marTop w:val="0"/>
      <w:marBottom w:val="0"/>
      <w:divBdr>
        <w:top w:val="none" w:sz="0" w:space="0" w:color="auto"/>
        <w:left w:val="none" w:sz="0" w:space="0" w:color="auto"/>
        <w:bottom w:val="none" w:sz="0" w:space="0" w:color="auto"/>
        <w:right w:val="none" w:sz="0" w:space="0" w:color="auto"/>
      </w:divBdr>
    </w:div>
    <w:div w:id="200438702">
      <w:bodyDiv w:val="1"/>
      <w:marLeft w:val="0"/>
      <w:marRight w:val="0"/>
      <w:marTop w:val="0"/>
      <w:marBottom w:val="0"/>
      <w:divBdr>
        <w:top w:val="none" w:sz="0" w:space="0" w:color="auto"/>
        <w:left w:val="none" w:sz="0" w:space="0" w:color="auto"/>
        <w:bottom w:val="none" w:sz="0" w:space="0" w:color="auto"/>
        <w:right w:val="none" w:sz="0" w:space="0" w:color="auto"/>
      </w:divBdr>
    </w:div>
    <w:div w:id="201947540">
      <w:bodyDiv w:val="1"/>
      <w:marLeft w:val="0"/>
      <w:marRight w:val="0"/>
      <w:marTop w:val="0"/>
      <w:marBottom w:val="0"/>
      <w:divBdr>
        <w:top w:val="none" w:sz="0" w:space="0" w:color="auto"/>
        <w:left w:val="none" w:sz="0" w:space="0" w:color="auto"/>
        <w:bottom w:val="none" w:sz="0" w:space="0" w:color="auto"/>
        <w:right w:val="none" w:sz="0" w:space="0" w:color="auto"/>
      </w:divBdr>
    </w:div>
    <w:div w:id="206531388">
      <w:bodyDiv w:val="1"/>
      <w:marLeft w:val="0"/>
      <w:marRight w:val="0"/>
      <w:marTop w:val="0"/>
      <w:marBottom w:val="0"/>
      <w:divBdr>
        <w:top w:val="none" w:sz="0" w:space="0" w:color="auto"/>
        <w:left w:val="none" w:sz="0" w:space="0" w:color="auto"/>
        <w:bottom w:val="none" w:sz="0" w:space="0" w:color="auto"/>
        <w:right w:val="none" w:sz="0" w:space="0" w:color="auto"/>
      </w:divBdr>
    </w:div>
    <w:div w:id="210579919">
      <w:bodyDiv w:val="1"/>
      <w:marLeft w:val="0"/>
      <w:marRight w:val="0"/>
      <w:marTop w:val="0"/>
      <w:marBottom w:val="0"/>
      <w:divBdr>
        <w:top w:val="none" w:sz="0" w:space="0" w:color="auto"/>
        <w:left w:val="none" w:sz="0" w:space="0" w:color="auto"/>
        <w:bottom w:val="none" w:sz="0" w:space="0" w:color="auto"/>
        <w:right w:val="none" w:sz="0" w:space="0" w:color="auto"/>
      </w:divBdr>
    </w:div>
    <w:div w:id="211968511">
      <w:bodyDiv w:val="1"/>
      <w:marLeft w:val="0"/>
      <w:marRight w:val="0"/>
      <w:marTop w:val="0"/>
      <w:marBottom w:val="0"/>
      <w:divBdr>
        <w:top w:val="none" w:sz="0" w:space="0" w:color="auto"/>
        <w:left w:val="none" w:sz="0" w:space="0" w:color="auto"/>
        <w:bottom w:val="none" w:sz="0" w:space="0" w:color="auto"/>
        <w:right w:val="none" w:sz="0" w:space="0" w:color="auto"/>
      </w:divBdr>
    </w:div>
    <w:div w:id="213547784">
      <w:bodyDiv w:val="1"/>
      <w:marLeft w:val="0"/>
      <w:marRight w:val="0"/>
      <w:marTop w:val="0"/>
      <w:marBottom w:val="0"/>
      <w:divBdr>
        <w:top w:val="none" w:sz="0" w:space="0" w:color="auto"/>
        <w:left w:val="none" w:sz="0" w:space="0" w:color="auto"/>
        <w:bottom w:val="none" w:sz="0" w:space="0" w:color="auto"/>
        <w:right w:val="none" w:sz="0" w:space="0" w:color="auto"/>
      </w:divBdr>
    </w:div>
    <w:div w:id="215698911">
      <w:bodyDiv w:val="1"/>
      <w:marLeft w:val="0"/>
      <w:marRight w:val="0"/>
      <w:marTop w:val="0"/>
      <w:marBottom w:val="0"/>
      <w:divBdr>
        <w:top w:val="none" w:sz="0" w:space="0" w:color="auto"/>
        <w:left w:val="none" w:sz="0" w:space="0" w:color="auto"/>
        <w:bottom w:val="none" w:sz="0" w:space="0" w:color="auto"/>
        <w:right w:val="none" w:sz="0" w:space="0" w:color="auto"/>
      </w:divBdr>
    </w:div>
    <w:div w:id="221448526">
      <w:bodyDiv w:val="1"/>
      <w:marLeft w:val="0"/>
      <w:marRight w:val="0"/>
      <w:marTop w:val="0"/>
      <w:marBottom w:val="0"/>
      <w:divBdr>
        <w:top w:val="none" w:sz="0" w:space="0" w:color="auto"/>
        <w:left w:val="none" w:sz="0" w:space="0" w:color="auto"/>
        <w:bottom w:val="none" w:sz="0" w:space="0" w:color="auto"/>
        <w:right w:val="none" w:sz="0" w:space="0" w:color="auto"/>
      </w:divBdr>
    </w:div>
    <w:div w:id="225577079">
      <w:bodyDiv w:val="1"/>
      <w:marLeft w:val="0"/>
      <w:marRight w:val="0"/>
      <w:marTop w:val="0"/>
      <w:marBottom w:val="0"/>
      <w:divBdr>
        <w:top w:val="none" w:sz="0" w:space="0" w:color="auto"/>
        <w:left w:val="none" w:sz="0" w:space="0" w:color="auto"/>
        <w:bottom w:val="none" w:sz="0" w:space="0" w:color="auto"/>
        <w:right w:val="none" w:sz="0" w:space="0" w:color="auto"/>
      </w:divBdr>
    </w:div>
    <w:div w:id="228351470">
      <w:bodyDiv w:val="1"/>
      <w:marLeft w:val="0"/>
      <w:marRight w:val="0"/>
      <w:marTop w:val="0"/>
      <w:marBottom w:val="0"/>
      <w:divBdr>
        <w:top w:val="none" w:sz="0" w:space="0" w:color="auto"/>
        <w:left w:val="none" w:sz="0" w:space="0" w:color="auto"/>
        <w:bottom w:val="none" w:sz="0" w:space="0" w:color="auto"/>
        <w:right w:val="none" w:sz="0" w:space="0" w:color="auto"/>
      </w:divBdr>
    </w:div>
    <w:div w:id="244151587">
      <w:bodyDiv w:val="1"/>
      <w:marLeft w:val="0"/>
      <w:marRight w:val="0"/>
      <w:marTop w:val="0"/>
      <w:marBottom w:val="0"/>
      <w:divBdr>
        <w:top w:val="none" w:sz="0" w:space="0" w:color="auto"/>
        <w:left w:val="none" w:sz="0" w:space="0" w:color="auto"/>
        <w:bottom w:val="none" w:sz="0" w:space="0" w:color="auto"/>
        <w:right w:val="none" w:sz="0" w:space="0" w:color="auto"/>
      </w:divBdr>
    </w:div>
    <w:div w:id="248807268">
      <w:bodyDiv w:val="1"/>
      <w:marLeft w:val="0"/>
      <w:marRight w:val="0"/>
      <w:marTop w:val="0"/>
      <w:marBottom w:val="0"/>
      <w:divBdr>
        <w:top w:val="none" w:sz="0" w:space="0" w:color="auto"/>
        <w:left w:val="none" w:sz="0" w:space="0" w:color="auto"/>
        <w:bottom w:val="none" w:sz="0" w:space="0" w:color="auto"/>
        <w:right w:val="none" w:sz="0" w:space="0" w:color="auto"/>
      </w:divBdr>
    </w:div>
    <w:div w:id="259340030">
      <w:bodyDiv w:val="1"/>
      <w:marLeft w:val="0"/>
      <w:marRight w:val="0"/>
      <w:marTop w:val="0"/>
      <w:marBottom w:val="0"/>
      <w:divBdr>
        <w:top w:val="none" w:sz="0" w:space="0" w:color="auto"/>
        <w:left w:val="none" w:sz="0" w:space="0" w:color="auto"/>
        <w:bottom w:val="none" w:sz="0" w:space="0" w:color="auto"/>
        <w:right w:val="none" w:sz="0" w:space="0" w:color="auto"/>
      </w:divBdr>
    </w:div>
    <w:div w:id="259800790">
      <w:bodyDiv w:val="1"/>
      <w:marLeft w:val="0"/>
      <w:marRight w:val="0"/>
      <w:marTop w:val="0"/>
      <w:marBottom w:val="0"/>
      <w:divBdr>
        <w:top w:val="none" w:sz="0" w:space="0" w:color="auto"/>
        <w:left w:val="none" w:sz="0" w:space="0" w:color="auto"/>
        <w:bottom w:val="none" w:sz="0" w:space="0" w:color="auto"/>
        <w:right w:val="none" w:sz="0" w:space="0" w:color="auto"/>
      </w:divBdr>
    </w:div>
    <w:div w:id="259916958">
      <w:bodyDiv w:val="1"/>
      <w:marLeft w:val="0"/>
      <w:marRight w:val="0"/>
      <w:marTop w:val="0"/>
      <w:marBottom w:val="0"/>
      <w:divBdr>
        <w:top w:val="none" w:sz="0" w:space="0" w:color="auto"/>
        <w:left w:val="none" w:sz="0" w:space="0" w:color="auto"/>
        <w:bottom w:val="none" w:sz="0" w:space="0" w:color="auto"/>
        <w:right w:val="none" w:sz="0" w:space="0" w:color="auto"/>
      </w:divBdr>
    </w:div>
    <w:div w:id="264731410">
      <w:bodyDiv w:val="1"/>
      <w:marLeft w:val="0"/>
      <w:marRight w:val="0"/>
      <w:marTop w:val="0"/>
      <w:marBottom w:val="0"/>
      <w:divBdr>
        <w:top w:val="none" w:sz="0" w:space="0" w:color="auto"/>
        <w:left w:val="none" w:sz="0" w:space="0" w:color="auto"/>
        <w:bottom w:val="none" w:sz="0" w:space="0" w:color="auto"/>
        <w:right w:val="none" w:sz="0" w:space="0" w:color="auto"/>
      </w:divBdr>
    </w:div>
    <w:div w:id="268045694">
      <w:bodyDiv w:val="1"/>
      <w:marLeft w:val="0"/>
      <w:marRight w:val="0"/>
      <w:marTop w:val="0"/>
      <w:marBottom w:val="0"/>
      <w:divBdr>
        <w:top w:val="none" w:sz="0" w:space="0" w:color="auto"/>
        <w:left w:val="none" w:sz="0" w:space="0" w:color="auto"/>
        <w:bottom w:val="none" w:sz="0" w:space="0" w:color="auto"/>
        <w:right w:val="none" w:sz="0" w:space="0" w:color="auto"/>
      </w:divBdr>
    </w:div>
    <w:div w:id="271133120">
      <w:bodyDiv w:val="1"/>
      <w:marLeft w:val="0"/>
      <w:marRight w:val="0"/>
      <w:marTop w:val="0"/>
      <w:marBottom w:val="0"/>
      <w:divBdr>
        <w:top w:val="none" w:sz="0" w:space="0" w:color="auto"/>
        <w:left w:val="none" w:sz="0" w:space="0" w:color="auto"/>
        <w:bottom w:val="none" w:sz="0" w:space="0" w:color="auto"/>
        <w:right w:val="none" w:sz="0" w:space="0" w:color="auto"/>
      </w:divBdr>
    </w:div>
    <w:div w:id="283195006">
      <w:bodyDiv w:val="1"/>
      <w:marLeft w:val="0"/>
      <w:marRight w:val="0"/>
      <w:marTop w:val="0"/>
      <w:marBottom w:val="0"/>
      <w:divBdr>
        <w:top w:val="none" w:sz="0" w:space="0" w:color="auto"/>
        <w:left w:val="none" w:sz="0" w:space="0" w:color="auto"/>
        <w:bottom w:val="none" w:sz="0" w:space="0" w:color="auto"/>
        <w:right w:val="none" w:sz="0" w:space="0" w:color="auto"/>
      </w:divBdr>
    </w:div>
    <w:div w:id="296566149">
      <w:bodyDiv w:val="1"/>
      <w:marLeft w:val="0"/>
      <w:marRight w:val="0"/>
      <w:marTop w:val="0"/>
      <w:marBottom w:val="0"/>
      <w:divBdr>
        <w:top w:val="none" w:sz="0" w:space="0" w:color="auto"/>
        <w:left w:val="none" w:sz="0" w:space="0" w:color="auto"/>
        <w:bottom w:val="none" w:sz="0" w:space="0" w:color="auto"/>
        <w:right w:val="none" w:sz="0" w:space="0" w:color="auto"/>
      </w:divBdr>
    </w:div>
    <w:div w:id="298609602">
      <w:bodyDiv w:val="1"/>
      <w:marLeft w:val="0"/>
      <w:marRight w:val="0"/>
      <w:marTop w:val="0"/>
      <w:marBottom w:val="0"/>
      <w:divBdr>
        <w:top w:val="none" w:sz="0" w:space="0" w:color="auto"/>
        <w:left w:val="none" w:sz="0" w:space="0" w:color="auto"/>
        <w:bottom w:val="none" w:sz="0" w:space="0" w:color="auto"/>
        <w:right w:val="none" w:sz="0" w:space="0" w:color="auto"/>
      </w:divBdr>
    </w:div>
    <w:div w:id="310645205">
      <w:bodyDiv w:val="1"/>
      <w:marLeft w:val="0"/>
      <w:marRight w:val="0"/>
      <w:marTop w:val="0"/>
      <w:marBottom w:val="0"/>
      <w:divBdr>
        <w:top w:val="none" w:sz="0" w:space="0" w:color="auto"/>
        <w:left w:val="none" w:sz="0" w:space="0" w:color="auto"/>
        <w:bottom w:val="none" w:sz="0" w:space="0" w:color="auto"/>
        <w:right w:val="none" w:sz="0" w:space="0" w:color="auto"/>
      </w:divBdr>
    </w:div>
    <w:div w:id="313416020">
      <w:bodyDiv w:val="1"/>
      <w:marLeft w:val="0"/>
      <w:marRight w:val="0"/>
      <w:marTop w:val="0"/>
      <w:marBottom w:val="0"/>
      <w:divBdr>
        <w:top w:val="none" w:sz="0" w:space="0" w:color="auto"/>
        <w:left w:val="none" w:sz="0" w:space="0" w:color="auto"/>
        <w:bottom w:val="none" w:sz="0" w:space="0" w:color="auto"/>
        <w:right w:val="none" w:sz="0" w:space="0" w:color="auto"/>
      </w:divBdr>
    </w:div>
    <w:div w:id="315912355">
      <w:bodyDiv w:val="1"/>
      <w:marLeft w:val="0"/>
      <w:marRight w:val="0"/>
      <w:marTop w:val="0"/>
      <w:marBottom w:val="0"/>
      <w:divBdr>
        <w:top w:val="none" w:sz="0" w:space="0" w:color="auto"/>
        <w:left w:val="none" w:sz="0" w:space="0" w:color="auto"/>
        <w:bottom w:val="none" w:sz="0" w:space="0" w:color="auto"/>
        <w:right w:val="none" w:sz="0" w:space="0" w:color="auto"/>
      </w:divBdr>
    </w:div>
    <w:div w:id="316152082">
      <w:bodyDiv w:val="1"/>
      <w:marLeft w:val="0"/>
      <w:marRight w:val="0"/>
      <w:marTop w:val="0"/>
      <w:marBottom w:val="0"/>
      <w:divBdr>
        <w:top w:val="none" w:sz="0" w:space="0" w:color="auto"/>
        <w:left w:val="none" w:sz="0" w:space="0" w:color="auto"/>
        <w:bottom w:val="none" w:sz="0" w:space="0" w:color="auto"/>
        <w:right w:val="none" w:sz="0" w:space="0" w:color="auto"/>
      </w:divBdr>
    </w:div>
    <w:div w:id="320931288">
      <w:bodyDiv w:val="1"/>
      <w:marLeft w:val="0"/>
      <w:marRight w:val="0"/>
      <w:marTop w:val="0"/>
      <w:marBottom w:val="0"/>
      <w:divBdr>
        <w:top w:val="none" w:sz="0" w:space="0" w:color="auto"/>
        <w:left w:val="none" w:sz="0" w:space="0" w:color="auto"/>
        <w:bottom w:val="none" w:sz="0" w:space="0" w:color="auto"/>
        <w:right w:val="none" w:sz="0" w:space="0" w:color="auto"/>
      </w:divBdr>
    </w:div>
    <w:div w:id="320935802">
      <w:bodyDiv w:val="1"/>
      <w:marLeft w:val="0"/>
      <w:marRight w:val="0"/>
      <w:marTop w:val="0"/>
      <w:marBottom w:val="0"/>
      <w:divBdr>
        <w:top w:val="none" w:sz="0" w:space="0" w:color="auto"/>
        <w:left w:val="none" w:sz="0" w:space="0" w:color="auto"/>
        <w:bottom w:val="none" w:sz="0" w:space="0" w:color="auto"/>
        <w:right w:val="none" w:sz="0" w:space="0" w:color="auto"/>
      </w:divBdr>
    </w:div>
    <w:div w:id="321782795">
      <w:bodyDiv w:val="1"/>
      <w:marLeft w:val="0"/>
      <w:marRight w:val="0"/>
      <w:marTop w:val="0"/>
      <w:marBottom w:val="0"/>
      <w:divBdr>
        <w:top w:val="none" w:sz="0" w:space="0" w:color="auto"/>
        <w:left w:val="none" w:sz="0" w:space="0" w:color="auto"/>
        <w:bottom w:val="none" w:sz="0" w:space="0" w:color="auto"/>
        <w:right w:val="none" w:sz="0" w:space="0" w:color="auto"/>
      </w:divBdr>
    </w:div>
    <w:div w:id="323051897">
      <w:bodyDiv w:val="1"/>
      <w:marLeft w:val="0"/>
      <w:marRight w:val="0"/>
      <w:marTop w:val="0"/>
      <w:marBottom w:val="0"/>
      <w:divBdr>
        <w:top w:val="none" w:sz="0" w:space="0" w:color="auto"/>
        <w:left w:val="none" w:sz="0" w:space="0" w:color="auto"/>
        <w:bottom w:val="none" w:sz="0" w:space="0" w:color="auto"/>
        <w:right w:val="none" w:sz="0" w:space="0" w:color="auto"/>
      </w:divBdr>
    </w:div>
    <w:div w:id="325593753">
      <w:bodyDiv w:val="1"/>
      <w:marLeft w:val="0"/>
      <w:marRight w:val="0"/>
      <w:marTop w:val="0"/>
      <w:marBottom w:val="0"/>
      <w:divBdr>
        <w:top w:val="none" w:sz="0" w:space="0" w:color="auto"/>
        <w:left w:val="none" w:sz="0" w:space="0" w:color="auto"/>
        <w:bottom w:val="none" w:sz="0" w:space="0" w:color="auto"/>
        <w:right w:val="none" w:sz="0" w:space="0" w:color="auto"/>
      </w:divBdr>
    </w:div>
    <w:div w:id="329257196">
      <w:bodyDiv w:val="1"/>
      <w:marLeft w:val="0"/>
      <w:marRight w:val="0"/>
      <w:marTop w:val="0"/>
      <w:marBottom w:val="0"/>
      <w:divBdr>
        <w:top w:val="none" w:sz="0" w:space="0" w:color="auto"/>
        <w:left w:val="none" w:sz="0" w:space="0" w:color="auto"/>
        <w:bottom w:val="none" w:sz="0" w:space="0" w:color="auto"/>
        <w:right w:val="none" w:sz="0" w:space="0" w:color="auto"/>
      </w:divBdr>
    </w:div>
    <w:div w:id="329409037">
      <w:bodyDiv w:val="1"/>
      <w:marLeft w:val="0"/>
      <w:marRight w:val="0"/>
      <w:marTop w:val="0"/>
      <w:marBottom w:val="0"/>
      <w:divBdr>
        <w:top w:val="none" w:sz="0" w:space="0" w:color="auto"/>
        <w:left w:val="none" w:sz="0" w:space="0" w:color="auto"/>
        <w:bottom w:val="none" w:sz="0" w:space="0" w:color="auto"/>
        <w:right w:val="none" w:sz="0" w:space="0" w:color="auto"/>
      </w:divBdr>
    </w:div>
    <w:div w:id="333656775">
      <w:bodyDiv w:val="1"/>
      <w:marLeft w:val="0"/>
      <w:marRight w:val="0"/>
      <w:marTop w:val="0"/>
      <w:marBottom w:val="0"/>
      <w:divBdr>
        <w:top w:val="none" w:sz="0" w:space="0" w:color="auto"/>
        <w:left w:val="none" w:sz="0" w:space="0" w:color="auto"/>
        <w:bottom w:val="none" w:sz="0" w:space="0" w:color="auto"/>
        <w:right w:val="none" w:sz="0" w:space="0" w:color="auto"/>
      </w:divBdr>
    </w:div>
    <w:div w:id="336270243">
      <w:bodyDiv w:val="1"/>
      <w:marLeft w:val="0"/>
      <w:marRight w:val="0"/>
      <w:marTop w:val="0"/>
      <w:marBottom w:val="0"/>
      <w:divBdr>
        <w:top w:val="none" w:sz="0" w:space="0" w:color="auto"/>
        <w:left w:val="none" w:sz="0" w:space="0" w:color="auto"/>
        <w:bottom w:val="none" w:sz="0" w:space="0" w:color="auto"/>
        <w:right w:val="none" w:sz="0" w:space="0" w:color="auto"/>
      </w:divBdr>
    </w:div>
    <w:div w:id="341980276">
      <w:bodyDiv w:val="1"/>
      <w:marLeft w:val="0"/>
      <w:marRight w:val="0"/>
      <w:marTop w:val="0"/>
      <w:marBottom w:val="0"/>
      <w:divBdr>
        <w:top w:val="none" w:sz="0" w:space="0" w:color="auto"/>
        <w:left w:val="none" w:sz="0" w:space="0" w:color="auto"/>
        <w:bottom w:val="none" w:sz="0" w:space="0" w:color="auto"/>
        <w:right w:val="none" w:sz="0" w:space="0" w:color="auto"/>
      </w:divBdr>
    </w:div>
    <w:div w:id="345250469">
      <w:bodyDiv w:val="1"/>
      <w:marLeft w:val="0"/>
      <w:marRight w:val="0"/>
      <w:marTop w:val="0"/>
      <w:marBottom w:val="0"/>
      <w:divBdr>
        <w:top w:val="none" w:sz="0" w:space="0" w:color="auto"/>
        <w:left w:val="none" w:sz="0" w:space="0" w:color="auto"/>
        <w:bottom w:val="none" w:sz="0" w:space="0" w:color="auto"/>
        <w:right w:val="none" w:sz="0" w:space="0" w:color="auto"/>
      </w:divBdr>
    </w:div>
    <w:div w:id="347485629">
      <w:bodyDiv w:val="1"/>
      <w:marLeft w:val="0"/>
      <w:marRight w:val="0"/>
      <w:marTop w:val="0"/>
      <w:marBottom w:val="0"/>
      <w:divBdr>
        <w:top w:val="none" w:sz="0" w:space="0" w:color="auto"/>
        <w:left w:val="none" w:sz="0" w:space="0" w:color="auto"/>
        <w:bottom w:val="none" w:sz="0" w:space="0" w:color="auto"/>
        <w:right w:val="none" w:sz="0" w:space="0" w:color="auto"/>
      </w:divBdr>
    </w:div>
    <w:div w:id="348028283">
      <w:bodyDiv w:val="1"/>
      <w:marLeft w:val="0"/>
      <w:marRight w:val="0"/>
      <w:marTop w:val="0"/>
      <w:marBottom w:val="0"/>
      <w:divBdr>
        <w:top w:val="none" w:sz="0" w:space="0" w:color="auto"/>
        <w:left w:val="none" w:sz="0" w:space="0" w:color="auto"/>
        <w:bottom w:val="none" w:sz="0" w:space="0" w:color="auto"/>
        <w:right w:val="none" w:sz="0" w:space="0" w:color="auto"/>
      </w:divBdr>
    </w:div>
    <w:div w:id="348262564">
      <w:bodyDiv w:val="1"/>
      <w:marLeft w:val="0"/>
      <w:marRight w:val="0"/>
      <w:marTop w:val="0"/>
      <w:marBottom w:val="0"/>
      <w:divBdr>
        <w:top w:val="none" w:sz="0" w:space="0" w:color="auto"/>
        <w:left w:val="none" w:sz="0" w:space="0" w:color="auto"/>
        <w:bottom w:val="none" w:sz="0" w:space="0" w:color="auto"/>
        <w:right w:val="none" w:sz="0" w:space="0" w:color="auto"/>
      </w:divBdr>
    </w:div>
    <w:div w:id="348338994">
      <w:bodyDiv w:val="1"/>
      <w:marLeft w:val="0"/>
      <w:marRight w:val="0"/>
      <w:marTop w:val="0"/>
      <w:marBottom w:val="0"/>
      <w:divBdr>
        <w:top w:val="none" w:sz="0" w:space="0" w:color="auto"/>
        <w:left w:val="none" w:sz="0" w:space="0" w:color="auto"/>
        <w:bottom w:val="none" w:sz="0" w:space="0" w:color="auto"/>
        <w:right w:val="none" w:sz="0" w:space="0" w:color="auto"/>
      </w:divBdr>
    </w:div>
    <w:div w:id="352388366">
      <w:bodyDiv w:val="1"/>
      <w:marLeft w:val="0"/>
      <w:marRight w:val="0"/>
      <w:marTop w:val="0"/>
      <w:marBottom w:val="0"/>
      <w:divBdr>
        <w:top w:val="none" w:sz="0" w:space="0" w:color="auto"/>
        <w:left w:val="none" w:sz="0" w:space="0" w:color="auto"/>
        <w:bottom w:val="none" w:sz="0" w:space="0" w:color="auto"/>
        <w:right w:val="none" w:sz="0" w:space="0" w:color="auto"/>
      </w:divBdr>
    </w:div>
    <w:div w:id="353923128">
      <w:bodyDiv w:val="1"/>
      <w:marLeft w:val="0"/>
      <w:marRight w:val="0"/>
      <w:marTop w:val="0"/>
      <w:marBottom w:val="0"/>
      <w:divBdr>
        <w:top w:val="none" w:sz="0" w:space="0" w:color="auto"/>
        <w:left w:val="none" w:sz="0" w:space="0" w:color="auto"/>
        <w:bottom w:val="none" w:sz="0" w:space="0" w:color="auto"/>
        <w:right w:val="none" w:sz="0" w:space="0" w:color="auto"/>
      </w:divBdr>
    </w:div>
    <w:div w:id="359403445">
      <w:bodyDiv w:val="1"/>
      <w:marLeft w:val="0"/>
      <w:marRight w:val="0"/>
      <w:marTop w:val="0"/>
      <w:marBottom w:val="0"/>
      <w:divBdr>
        <w:top w:val="none" w:sz="0" w:space="0" w:color="auto"/>
        <w:left w:val="none" w:sz="0" w:space="0" w:color="auto"/>
        <w:bottom w:val="none" w:sz="0" w:space="0" w:color="auto"/>
        <w:right w:val="none" w:sz="0" w:space="0" w:color="auto"/>
      </w:divBdr>
    </w:div>
    <w:div w:id="360594037">
      <w:bodyDiv w:val="1"/>
      <w:marLeft w:val="0"/>
      <w:marRight w:val="0"/>
      <w:marTop w:val="0"/>
      <w:marBottom w:val="0"/>
      <w:divBdr>
        <w:top w:val="none" w:sz="0" w:space="0" w:color="auto"/>
        <w:left w:val="none" w:sz="0" w:space="0" w:color="auto"/>
        <w:bottom w:val="none" w:sz="0" w:space="0" w:color="auto"/>
        <w:right w:val="none" w:sz="0" w:space="0" w:color="auto"/>
      </w:divBdr>
    </w:div>
    <w:div w:id="382414524">
      <w:bodyDiv w:val="1"/>
      <w:marLeft w:val="0"/>
      <w:marRight w:val="0"/>
      <w:marTop w:val="0"/>
      <w:marBottom w:val="0"/>
      <w:divBdr>
        <w:top w:val="none" w:sz="0" w:space="0" w:color="auto"/>
        <w:left w:val="none" w:sz="0" w:space="0" w:color="auto"/>
        <w:bottom w:val="none" w:sz="0" w:space="0" w:color="auto"/>
        <w:right w:val="none" w:sz="0" w:space="0" w:color="auto"/>
      </w:divBdr>
    </w:div>
    <w:div w:id="385183082">
      <w:bodyDiv w:val="1"/>
      <w:marLeft w:val="0"/>
      <w:marRight w:val="0"/>
      <w:marTop w:val="0"/>
      <w:marBottom w:val="0"/>
      <w:divBdr>
        <w:top w:val="none" w:sz="0" w:space="0" w:color="auto"/>
        <w:left w:val="none" w:sz="0" w:space="0" w:color="auto"/>
        <w:bottom w:val="none" w:sz="0" w:space="0" w:color="auto"/>
        <w:right w:val="none" w:sz="0" w:space="0" w:color="auto"/>
      </w:divBdr>
    </w:div>
    <w:div w:id="388572047">
      <w:bodyDiv w:val="1"/>
      <w:marLeft w:val="0"/>
      <w:marRight w:val="0"/>
      <w:marTop w:val="0"/>
      <w:marBottom w:val="0"/>
      <w:divBdr>
        <w:top w:val="none" w:sz="0" w:space="0" w:color="auto"/>
        <w:left w:val="none" w:sz="0" w:space="0" w:color="auto"/>
        <w:bottom w:val="none" w:sz="0" w:space="0" w:color="auto"/>
        <w:right w:val="none" w:sz="0" w:space="0" w:color="auto"/>
      </w:divBdr>
    </w:div>
    <w:div w:id="391389531">
      <w:bodyDiv w:val="1"/>
      <w:marLeft w:val="0"/>
      <w:marRight w:val="0"/>
      <w:marTop w:val="0"/>
      <w:marBottom w:val="0"/>
      <w:divBdr>
        <w:top w:val="none" w:sz="0" w:space="0" w:color="auto"/>
        <w:left w:val="none" w:sz="0" w:space="0" w:color="auto"/>
        <w:bottom w:val="none" w:sz="0" w:space="0" w:color="auto"/>
        <w:right w:val="none" w:sz="0" w:space="0" w:color="auto"/>
      </w:divBdr>
    </w:div>
    <w:div w:id="397827192">
      <w:bodyDiv w:val="1"/>
      <w:marLeft w:val="0"/>
      <w:marRight w:val="0"/>
      <w:marTop w:val="0"/>
      <w:marBottom w:val="0"/>
      <w:divBdr>
        <w:top w:val="none" w:sz="0" w:space="0" w:color="auto"/>
        <w:left w:val="none" w:sz="0" w:space="0" w:color="auto"/>
        <w:bottom w:val="none" w:sz="0" w:space="0" w:color="auto"/>
        <w:right w:val="none" w:sz="0" w:space="0" w:color="auto"/>
      </w:divBdr>
    </w:div>
    <w:div w:id="401417792">
      <w:bodyDiv w:val="1"/>
      <w:marLeft w:val="0"/>
      <w:marRight w:val="0"/>
      <w:marTop w:val="0"/>
      <w:marBottom w:val="0"/>
      <w:divBdr>
        <w:top w:val="none" w:sz="0" w:space="0" w:color="auto"/>
        <w:left w:val="none" w:sz="0" w:space="0" w:color="auto"/>
        <w:bottom w:val="none" w:sz="0" w:space="0" w:color="auto"/>
        <w:right w:val="none" w:sz="0" w:space="0" w:color="auto"/>
      </w:divBdr>
    </w:div>
    <w:div w:id="406465701">
      <w:bodyDiv w:val="1"/>
      <w:marLeft w:val="0"/>
      <w:marRight w:val="0"/>
      <w:marTop w:val="0"/>
      <w:marBottom w:val="0"/>
      <w:divBdr>
        <w:top w:val="none" w:sz="0" w:space="0" w:color="auto"/>
        <w:left w:val="none" w:sz="0" w:space="0" w:color="auto"/>
        <w:bottom w:val="none" w:sz="0" w:space="0" w:color="auto"/>
        <w:right w:val="none" w:sz="0" w:space="0" w:color="auto"/>
      </w:divBdr>
    </w:div>
    <w:div w:id="411511073">
      <w:bodyDiv w:val="1"/>
      <w:marLeft w:val="0"/>
      <w:marRight w:val="0"/>
      <w:marTop w:val="0"/>
      <w:marBottom w:val="0"/>
      <w:divBdr>
        <w:top w:val="none" w:sz="0" w:space="0" w:color="auto"/>
        <w:left w:val="none" w:sz="0" w:space="0" w:color="auto"/>
        <w:bottom w:val="none" w:sz="0" w:space="0" w:color="auto"/>
        <w:right w:val="none" w:sz="0" w:space="0" w:color="auto"/>
      </w:divBdr>
    </w:div>
    <w:div w:id="412357563">
      <w:bodyDiv w:val="1"/>
      <w:marLeft w:val="0"/>
      <w:marRight w:val="0"/>
      <w:marTop w:val="0"/>
      <w:marBottom w:val="0"/>
      <w:divBdr>
        <w:top w:val="none" w:sz="0" w:space="0" w:color="auto"/>
        <w:left w:val="none" w:sz="0" w:space="0" w:color="auto"/>
        <w:bottom w:val="none" w:sz="0" w:space="0" w:color="auto"/>
        <w:right w:val="none" w:sz="0" w:space="0" w:color="auto"/>
      </w:divBdr>
    </w:div>
    <w:div w:id="426275261">
      <w:bodyDiv w:val="1"/>
      <w:marLeft w:val="0"/>
      <w:marRight w:val="0"/>
      <w:marTop w:val="0"/>
      <w:marBottom w:val="0"/>
      <w:divBdr>
        <w:top w:val="none" w:sz="0" w:space="0" w:color="auto"/>
        <w:left w:val="none" w:sz="0" w:space="0" w:color="auto"/>
        <w:bottom w:val="none" w:sz="0" w:space="0" w:color="auto"/>
        <w:right w:val="none" w:sz="0" w:space="0" w:color="auto"/>
      </w:divBdr>
    </w:div>
    <w:div w:id="426971652">
      <w:bodyDiv w:val="1"/>
      <w:marLeft w:val="0"/>
      <w:marRight w:val="0"/>
      <w:marTop w:val="0"/>
      <w:marBottom w:val="0"/>
      <w:divBdr>
        <w:top w:val="none" w:sz="0" w:space="0" w:color="auto"/>
        <w:left w:val="none" w:sz="0" w:space="0" w:color="auto"/>
        <w:bottom w:val="none" w:sz="0" w:space="0" w:color="auto"/>
        <w:right w:val="none" w:sz="0" w:space="0" w:color="auto"/>
      </w:divBdr>
    </w:div>
    <w:div w:id="447361965">
      <w:bodyDiv w:val="1"/>
      <w:marLeft w:val="0"/>
      <w:marRight w:val="0"/>
      <w:marTop w:val="0"/>
      <w:marBottom w:val="0"/>
      <w:divBdr>
        <w:top w:val="none" w:sz="0" w:space="0" w:color="auto"/>
        <w:left w:val="none" w:sz="0" w:space="0" w:color="auto"/>
        <w:bottom w:val="none" w:sz="0" w:space="0" w:color="auto"/>
        <w:right w:val="none" w:sz="0" w:space="0" w:color="auto"/>
      </w:divBdr>
    </w:div>
    <w:div w:id="448087106">
      <w:bodyDiv w:val="1"/>
      <w:marLeft w:val="0"/>
      <w:marRight w:val="0"/>
      <w:marTop w:val="0"/>
      <w:marBottom w:val="0"/>
      <w:divBdr>
        <w:top w:val="none" w:sz="0" w:space="0" w:color="auto"/>
        <w:left w:val="none" w:sz="0" w:space="0" w:color="auto"/>
        <w:bottom w:val="none" w:sz="0" w:space="0" w:color="auto"/>
        <w:right w:val="none" w:sz="0" w:space="0" w:color="auto"/>
      </w:divBdr>
    </w:div>
    <w:div w:id="448665941">
      <w:bodyDiv w:val="1"/>
      <w:marLeft w:val="0"/>
      <w:marRight w:val="0"/>
      <w:marTop w:val="0"/>
      <w:marBottom w:val="0"/>
      <w:divBdr>
        <w:top w:val="none" w:sz="0" w:space="0" w:color="auto"/>
        <w:left w:val="none" w:sz="0" w:space="0" w:color="auto"/>
        <w:bottom w:val="none" w:sz="0" w:space="0" w:color="auto"/>
        <w:right w:val="none" w:sz="0" w:space="0" w:color="auto"/>
      </w:divBdr>
    </w:div>
    <w:div w:id="452212009">
      <w:bodyDiv w:val="1"/>
      <w:marLeft w:val="0"/>
      <w:marRight w:val="0"/>
      <w:marTop w:val="0"/>
      <w:marBottom w:val="0"/>
      <w:divBdr>
        <w:top w:val="none" w:sz="0" w:space="0" w:color="auto"/>
        <w:left w:val="none" w:sz="0" w:space="0" w:color="auto"/>
        <w:bottom w:val="none" w:sz="0" w:space="0" w:color="auto"/>
        <w:right w:val="none" w:sz="0" w:space="0" w:color="auto"/>
      </w:divBdr>
    </w:div>
    <w:div w:id="452217407">
      <w:bodyDiv w:val="1"/>
      <w:marLeft w:val="0"/>
      <w:marRight w:val="0"/>
      <w:marTop w:val="0"/>
      <w:marBottom w:val="0"/>
      <w:divBdr>
        <w:top w:val="none" w:sz="0" w:space="0" w:color="auto"/>
        <w:left w:val="none" w:sz="0" w:space="0" w:color="auto"/>
        <w:bottom w:val="none" w:sz="0" w:space="0" w:color="auto"/>
        <w:right w:val="none" w:sz="0" w:space="0" w:color="auto"/>
      </w:divBdr>
    </w:div>
    <w:div w:id="452287626">
      <w:bodyDiv w:val="1"/>
      <w:marLeft w:val="0"/>
      <w:marRight w:val="0"/>
      <w:marTop w:val="0"/>
      <w:marBottom w:val="0"/>
      <w:divBdr>
        <w:top w:val="none" w:sz="0" w:space="0" w:color="auto"/>
        <w:left w:val="none" w:sz="0" w:space="0" w:color="auto"/>
        <w:bottom w:val="none" w:sz="0" w:space="0" w:color="auto"/>
        <w:right w:val="none" w:sz="0" w:space="0" w:color="auto"/>
      </w:divBdr>
    </w:div>
    <w:div w:id="458884865">
      <w:bodyDiv w:val="1"/>
      <w:marLeft w:val="0"/>
      <w:marRight w:val="0"/>
      <w:marTop w:val="0"/>
      <w:marBottom w:val="0"/>
      <w:divBdr>
        <w:top w:val="none" w:sz="0" w:space="0" w:color="auto"/>
        <w:left w:val="none" w:sz="0" w:space="0" w:color="auto"/>
        <w:bottom w:val="none" w:sz="0" w:space="0" w:color="auto"/>
        <w:right w:val="none" w:sz="0" w:space="0" w:color="auto"/>
      </w:divBdr>
    </w:div>
    <w:div w:id="461507352">
      <w:bodyDiv w:val="1"/>
      <w:marLeft w:val="0"/>
      <w:marRight w:val="0"/>
      <w:marTop w:val="0"/>
      <w:marBottom w:val="0"/>
      <w:divBdr>
        <w:top w:val="none" w:sz="0" w:space="0" w:color="auto"/>
        <w:left w:val="none" w:sz="0" w:space="0" w:color="auto"/>
        <w:bottom w:val="none" w:sz="0" w:space="0" w:color="auto"/>
        <w:right w:val="none" w:sz="0" w:space="0" w:color="auto"/>
      </w:divBdr>
    </w:div>
    <w:div w:id="465246065">
      <w:bodyDiv w:val="1"/>
      <w:marLeft w:val="0"/>
      <w:marRight w:val="0"/>
      <w:marTop w:val="0"/>
      <w:marBottom w:val="0"/>
      <w:divBdr>
        <w:top w:val="none" w:sz="0" w:space="0" w:color="auto"/>
        <w:left w:val="none" w:sz="0" w:space="0" w:color="auto"/>
        <w:bottom w:val="none" w:sz="0" w:space="0" w:color="auto"/>
        <w:right w:val="none" w:sz="0" w:space="0" w:color="auto"/>
      </w:divBdr>
    </w:div>
    <w:div w:id="494036647">
      <w:bodyDiv w:val="1"/>
      <w:marLeft w:val="0"/>
      <w:marRight w:val="0"/>
      <w:marTop w:val="0"/>
      <w:marBottom w:val="0"/>
      <w:divBdr>
        <w:top w:val="none" w:sz="0" w:space="0" w:color="auto"/>
        <w:left w:val="none" w:sz="0" w:space="0" w:color="auto"/>
        <w:bottom w:val="none" w:sz="0" w:space="0" w:color="auto"/>
        <w:right w:val="none" w:sz="0" w:space="0" w:color="auto"/>
      </w:divBdr>
    </w:div>
    <w:div w:id="495266683">
      <w:bodyDiv w:val="1"/>
      <w:marLeft w:val="0"/>
      <w:marRight w:val="0"/>
      <w:marTop w:val="0"/>
      <w:marBottom w:val="0"/>
      <w:divBdr>
        <w:top w:val="none" w:sz="0" w:space="0" w:color="auto"/>
        <w:left w:val="none" w:sz="0" w:space="0" w:color="auto"/>
        <w:bottom w:val="none" w:sz="0" w:space="0" w:color="auto"/>
        <w:right w:val="none" w:sz="0" w:space="0" w:color="auto"/>
      </w:divBdr>
    </w:div>
    <w:div w:id="507407192">
      <w:bodyDiv w:val="1"/>
      <w:marLeft w:val="0"/>
      <w:marRight w:val="0"/>
      <w:marTop w:val="0"/>
      <w:marBottom w:val="0"/>
      <w:divBdr>
        <w:top w:val="none" w:sz="0" w:space="0" w:color="auto"/>
        <w:left w:val="none" w:sz="0" w:space="0" w:color="auto"/>
        <w:bottom w:val="none" w:sz="0" w:space="0" w:color="auto"/>
        <w:right w:val="none" w:sz="0" w:space="0" w:color="auto"/>
      </w:divBdr>
    </w:div>
    <w:div w:id="510921067">
      <w:bodyDiv w:val="1"/>
      <w:marLeft w:val="0"/>
      <w:marRight w:val="0"/>
      <w:marTop w:val="0"/>
      <w:marBottom w:val="0"/>
      <w:divBdr>
        <w:top w:val="none" w:sz="0" w:space="0" w:color="auto"/>
        <w:left w:val="none" w:sz="0" w:space="0" w:color="auto"/>
        <w:bottom w:val="none" w:sz="0" w:space="0" w:color="auto"/>
        <w:right w:val="none" w:sz="0" w:space="0" w:color="auto"/>
      </w:divBdr>
    </w:div>
    <w:div w:id="511922564">
      <w:bodyDiv w:val="1"/>
      <w:marLeft w:val="0"/>
      <w:marRight w:val="0"/>
      <w:marTop w:val="0"/>
      <w:marBottom w:val="0"/>
      <w:divBdr>
        <w:top w:val="none" w:sz="0" w:space="0" w:color="auto"/>
        <w:left w:val="none" w:sz="0" w:space="0" w:color="auto"/>
        <w:bottom w:val="none" w:sz="0" w:space="0" w:color="auto"/>
        <w:right w:val="none" w:sz="0" w:space="0" w:color="auto"/>
      </w:divBdr>
    </w:div>
    <w:div w:id="514342362">
      <w:bodyDiv w:val="1"/>
      <w:marLeft w:val="0"/>
      <w:marRight w:val="0"/>
      <w:marTop w:val="0"/>
      <w:marBottom w:val="0"/>
      <w:divBdr>
        <w:top w:val="none" w:sz="0" w:space="0" w:color="auto"/>
        <w:left w:val="none" w:sz="0" w:space="0" w:color="auto"/>
        <w:bottom w:val="none" w:sz="0" w:space="0" w:color="auto"/>
        <w:right w:val="none" w:sz="0" w:space="0" w:color="auto"/>
      </w:divBdr>
    </w:div>
    <w:div w:id="530340407">
      <w:bodyDiv w:val="1"/>
      <w:marLeft w:val="0"/>
      <w:marRight w:val="0"/>
      <w:marTop w:val="0"/>
      <w:marBottom w:val="0"/>
      <w:divBdr>
        <w:top w:val="none" w:sz="0" w:space="0" w:color="auto"/>
        <w:left w:val="none" w:sz="0" w:space="0" w:color="auto"/>
        <w:bottom w:val="none" w:sz="0" w:space="0" w:color="auto"/>
        <w:right w:val="none" w:sz="0" w:space="0" w:color="auto"/>
      </w:divBdr>
    </w:div>
    <w:div w:id="540016788">
      <w:bodyDiv w:val="1"/>
      <w:marLeft w:val="0"/>
      <w:marRight w:val="0"/>
      <w:marTop w:val="0"/>
      <w:marBottom w:val="0"/>
      <w:divBdr>
        <w:top w:val="none" w:sz="0" w:space="0" w:color="auto"/>
        <w:left w:val="none" w:sz="0" w:space="0" w:color="auto"/>
        <w:bottom w:val="none" w:sz="0" w:space="0" w:color="auto"/>
        <w:right w:val="none" w:sz="0" w:space="0" w:color="auto"/>
      </w:divBdr>
    </w:div>
    <w:div w:id="544216102">
      <w:bodyDiv w:val="1"/>
      <w:marLeft w:val="0"/>
      <w:marRight w:val="0"/>
      <w:marTop w:val="0"/>
      <w:marBottom w:val="0"/>
      <w:divBdr>
        <w:top w:val="none" w:sz="0" w:space="0" w:color="auto"/>
        <w:left w:val="none" w:sz="0" w:space="0" w:color="auto"/>
        <w:bottom w:val="none" w:sz="0" w:space="0" w:color="auto"/>
        <w:right w:val="none" w:sz="0" w:space="0" w:color="auto"/>
      </w:divBdr>
    </w:div>
    <w:div w:id="544685832">
      <w:bodyDiv w:val="1"/>
      <w:marLeft w:val="0"/>
      <w:marRight w:val="0"/>
      <w:marTop w:val="0"/>
      <w:marBottom w:val="0"/>
      <w:divBdr>
        <w:top w:val="none" w:sz="0" w:space="0" w:color="auto"/>
        <w:left w:val="none" w:sz="0" w:space="0" w:color="auto"/>
        <w:bottom w:val="none" w:sz="0" w:space="0" w:color="auto"/>
        <w:right w:val="none" w:sz="0" w:space="0" w:color="auto"/>
      </w:divBdr>
    </w:div>
    <w:div w:id="562985544">
      <w:bodyDiv w:val="1"/>
      <w:marLeft w:val="0"/>
      <w:marRight w:val="0"/>
      <w:marTop w:val="0"/>
      <w:marBottom w:val="0"/>
      <w:divBdr>
        <w:top w:val="none" w:sz="0" w:space="0" w:color="auto"/>
        <w:left w:val="none" w:sz="0" w:space="0" w:color="auto"/>
        <w:bottom w:val="none" w:sz="0" w:space="0" w:color="auto"/>
        <w:right w:val="none" w:sz="0" w:space="0" w:color="auto"/>
      </w:divBdr>
    </w:div>
    <w:div w:id="567693595">
      <w:bodyDiv w:val="1"/>
      <w:marLeft w:val="0"/>
      <w:marRight w:val="0"/>
      <w:marTop w:val="0"/>
      <w:marBottom w:val="0"/>
      <w:divBdr>
        <w:top w:val="none" w:sz="0" w:space="0" w:color="auto"/>
        <w:left w:val="none" w:sz="0" w:space="0" w:color="auto"/>
        <w:bottom w:val="none" w:sz="0" w:space="0" w:color="auto"/>
        <w:right w:val="none" w:sz="0" w:space="0" w:color="auto"/>
      </w:divBdr>
    </w:div>
    <w:div w:id="571545287">
      <w:bodyDiv w:val="1"/>
      <w:marLeft w:val="0"/>
      <w:marRight w:val="0"/>
      <w:marTop w:val="0"/>
      <w:marBottom w:val="0"/>
      <w:divBdr>
        <w:top w:val="none" w:sz="0" w:space="0" w:color="auto"/>
        <w:left w:val="none" w:sz="0" w:space="0" w:color="auto"/>
        <w:bottom w:val="none" w:sz="0" w:space="0" w:color="auto"/>
        <w:right w:val="none" w:sz="0" w:space="0" w:color="auto"/>
      </w:divBdr>
    </w:div>
    <w:div w:id="578946371">
      <w:bodyDiv w:val="1"/>
      <w:marLeft w:val="0"/>
      <w:marRight w:val="0"/>
      <w:marTop w:val="0"/>
      <w:marBottom w:val="0"/>
      <w:divBdr>
        <w:top w:val="none" w:sz="0" w:space="0" w:color="auto"/>
        <w:left w:val="none" w:sz="0" w:space="0" w:color="auto"/>
        <w:bottom w:val="none" w:sz="0" w:space="0" w:color="auto"/>
        <w:right w:val="none" w:sz="0" w:space="0" w:color="auto"/>
      </w:divBdr>
    </w:div>
    <w:div w:id="582688786">
      <w:bodyDiv w:val="1"/>
      <w:marLeft w:val="0"/>
      <w:marRight w:val="0"/>
      <w:marTop w:val="0"/>
      <w:marBottom w:val="0"/>
      <w:divBdr>
        <w:top w:val="none" w:sz="0" w:space="0" w:color="auto"/>
        <w:left w:val="none" w:sz="0" w:space="0" w:color="auto"/>
        <w:bottom w:val="none" w:sz="0" w:space="0" w:color="auto"/>
        <w:right w:val="none" w:sz="0" w:space="0" w:color="auto"/>
      </w:divBdr>
    </w:div>
    <w:div w:id="585386041">
      <w:bodyDiv w:val="1"/>
      <w:marLeft w:val="0"/>
      <w:marRight w:val="0"/>
      <w:marTop w:val="0"/>
      <w:marBottom w:val="0"/>
      <w:divBdr>
        <w:top w:val="none" w:sz="0" w:space="0" w:color="auto"/>
        <w:left w:val="none" w:sz="0" w:space="0" w:color="auto"/>
        <w:bottom w:val="none" w:sz="0" w:space="0" w:color="auto"/>
        <w:right w:val="none" w:sz="0" w:space="0" w:color="auto"/>
      </w:divBdr>
    </w:div>
    <w:div w:id="593368658">
      <w:bodyDiv w:val="1"/>
      <w:marLeft w:val="0"/>
      <w:marRight w:val="0"/>
      <w:marTop w:val="0"/>
      <w:marBottom w:val="0"/>
      <w:divBdr>
        <w:top w:val="none" w:sz="0" w:space="0" w:color="auto"/>
        <w:left w:val="none" w:sz="0" w:space="0" w:color="auto"/>
        <w:bottom w:val="none" w:sz="0" w:space="0" w:color="auto"/>
        <w:right w:val="none" w:sz="0" w:space="0" w:color="auto"/>
      </w:divBdr>
    </w:div>
    <w:div w:id="602807526">
      <w:bodyDiv w:val="1"/>
      <w:marLeft w:val="0"/>
      <w:marRight w:val="0"/>
      <w:marTop w:val="0"/>
      <w:marBottom w:val="0"/>
      <w:divBdr>
        <w:top w:val="none" w:sz="0" w:space="0" w:color="auto"/>
        <w:left w:val="none" w:sz="0" w:space="0" w:color="auto"/>
        <w:bottom w:val="none" w:sz="0" w:space="0" w:color="auto"/>
        <w:right w:val="none" w:sz="0" w:space="0" w:color="auto"/>
      </w:divBdr>
    </w:div>
    <w:div w:id="606809782">
      <w:bodyDiv w:val="1"/>
      <w:marLeft w:val="0"/>
      <w:marRight w:val="0"/>
      <w:marTop w:val="0"/>
      <w:marBottom w:val="0"/>
      <w:divBdr>
        <w:top w:val="none" w:sz="0" w:space="0" w:color="auto"/>
        <w:left w:val="none" w:sz="0" w:space="0" w:color="auto"/>
        <w:bottom w:val="none" w:sz="0" w:space="0" w:color="auto"/>
        <w:right w:val="none" w:sz="0" w:space="0" w:color="auto"/>
      </w:divBdr>
    </w:div>
    <w:div w:id="614337110">
      <w:bodyDiv w:val="1"/>
      <w:marLeft w:val="0"/>
      <w:marRight w:val="0"/>
      <w:marTop w:val="0"/>
      <w:marBottom w:val="0"/>
      <w:divBdr>
        <w:top w:val="none" w:sz="0" w:space="0" w:color="auto"/>
        <w:left w:val="none" w:sz="0" w:space="0" w:color="auto"/>
        <w:bottom w:val="none" w:sz="0" w:space="0" w:color="auto"/>
        <w:right w:val="none" w:sz="0" w:space="0" w:color="auto"/>
      </w:divBdr>
    </w:div>
    <w:div w:id="615332057">
      <w:bodyDiv w:val="1"/>
      <w:marLeft w:val="0"/>
      <w:marRight w:val="0"/>
      <w:marTop w:val="0"/>
      <w:marBottom w:val="0"/>
      <w:divBdr>
        <w:top w:val="none" w:sz="0" w:space="0" w:color="auto"/>
        <w:left w:val="none" w:sz="0" w:space="0" w:color="auto"/>
        <w:bottom w:val="none" w:sz="0" w:space="0" w:color="auto"/>
        <w:right w:val="none" w:sz="0" w:space="0" w:color="auto"/>
      </w:divBdr>
    </w:div>
    <w:div w:id="616714587">
      <w:bodyDiv w:val="1"/>
      <w:marLeft w:val="0"/>
      <w:marRight w:val="0"/>
      <w:marTop w:val="0"/>
      <w:marBottom w:val="0"/>
      <w:divBdr>
        <w:top w:val="none" w:sz="0" w:space="0" w:color="auto"/>
        <w:left w:val="none" w:sz="0" w:space="0" w:color="auto"/>
        <w:bottom w:val="none" w:sz="0" w:space="0" w:color="auto"/>
        <w:right w:val="none" w:sz="0" w:space="0" w:color="auto"/>
      </w:divBdr>
    </w:div>
    <w:div w:id="626275502">
      <w:bodyDiv w:val="1"/>
      <w:marLeft w:val="0"/>
      <w:marRight w:val="0"/>
      <w:marTop w:val="0"/>
      <w:marBottom w:val="0"/>
      <w:divBdr>
        <w:top w:val="none" w:sz="0" w:space="0" w:color="auto"/>
        <w:left w:val="none" w:sz="0" w:space="0" w:color="auto"/>
        <w:bottom w:val="none" w:sz="0" w:space="0" w:color="auto"/>
        <w:right w:val="none" w:sz="0" w:space="0" w:color="auto"/>
      </w:divBdr>
    </w:div>
    <w:div w:id="632374053">
      <w:bodyDiv w:val="1"/>
      <w:marLeft w:val="0"/>
      <w:marRight w:val="0"/>
      <w:marTop w:val="0"/>
      <w:marBottom w:val="0"/>
      <w:divBdr>
        <w:top w:val="none" w:sz="0" w:space="0" w:color="auto"/>
        <w:left w:val="none" w:sz="0" w:space="0" w:color="auto"/>
        <w:bottom w:val="none" w:sz="0" w:space="0" w:color="auto"/>
        <w:right w:val="none" w:sz="0" w:space="0" w:color="auto"/>
      </w:divBdr>
    </w:div>
    <w:div w:id="632447081">
      <w:bodyDiv w:val="1"/>
      <w:marLeft w:val="0"/>
      <w:marRight w:val="0"/>
      <w:marTop w:val="0"/>
      <w:marBottom w:val="0"/>
      <w:divBdr>
        <w:top w:val="none" w:sz="0" w:space="0" w:color="auto"/>
        <w:left w:val="none" w:sz="0" w:space="0" w:color="auto"/>
        <w:bottom w:val="none" w:sz="0" w:space="0" w:color="auto"/>
        <w:right w:val="none" w:sz="0" w:space="0" w:color="auto"/>
      </w:divBdr>
    </w:div>
    <w:div w:id="643581167">
      <w:bodyDiv w:val="1"/>
      <w:marLeft w:val="0"/>
      <w:marRight w:val="0"/>
      <w:marTop w:val="0"/>
      <w:marBottom w:val="0"/>
      <w:divBdr>
        <w:top w:val="none" w:sz="0" w:space="0" w:color="auto"/>
        <w:left w:val="none" w:sz="0" w:space="0" w:color="auto"/>
        <w:bottom w:val="none" w:sz="0" w:space="0" w:color="auto"/>
        <w:right w:val="none" w:sz="0" w:space="0" w:color="auto"/>
      </w:divBdr>
    </w:div>
    <w:div w:id="647170984">
      <w:bodyDiv w:val="1"/>
      <w:marLeft w:val="0"/>
      <w:marRight w:val="0"/>
      <w:marTop w:val="0"/>
      <w:marBottom w:val="0"/>
      <w:divBdr>
        <w:top w:val="none" w:sz="0" w:space="0" w:color="auto"/>
        <w:left w:val="none" w:sz="0" w:space="0" w:color="auto"/>
        <w:bottom w:val="none" w:sz="0" w:space="0" w:color="auto"/>
        <w:right w:val="none" w:sz="0" w:space="0" w:color="auto"/>
      </w:divBdr>
    </w:div>
    <w:div w:id="648442359">
      <w:bodyDiv w:val="1"/>
      <w:marLeft w:val="0"/>
      <w:marRight w:val="0"/>
      <w:marTop w:val="0"/>
      <w:marBottom w:val="0"/>
      <w:divBdr>
        <w:top w:val="none" w:sz="0" w:space="0" w:color="auto"/>
        <w:left w:val="none" w:sz="0" w:space="0" w:color="auto"/>
        <w:bottom w:val="none" w:sz="0" w:space="0" w:color="auto"/>
        <w:right w:val="none" w:sz="0" w:space="0" w:color="auto"/>
      </w:divBdr>
    </w:div>
    <w:div w:id="652560647">
      <w:bodyDiv w:val="1"/>
      <w:marLeft w:val="0"/>
      <w:marRight w:val="0"/>
      <w:marTop w:val="0"/>
      <w:marBottom w:val="0"/>
      <w:divBdr>
        <w:top w:val="none" w:sz="0" w:space="0" w:color="auto"/>
        <w:left w:val="none" w:sz="0" w:space="0" w:color="auto"/>
        <w:bottom w:val="none" w:sz="0" w:space="0" w:color="auto"/>
        <w:right w:val="none" w:sz="0" w:space="0" w:color="auto"/>
      </w:divBdr>
    </w:div>
    <w:div w:id="653681533">
      <w:bodyDiv w:val="1"/>
      <w:marLeft w:val="0"/>
      <w:marRight w:val="0"/>
      <w:marTop w:val="0"/>
      <w:marBottom w:val="0"/>
      <w:divBdr>
        <w:top w:val="none" w:sz="0" w:space="0" w:color="auto"/>
        <w:left w:val="none" w:sz="0" w:space="0" w:color="auto"/>
        <w:bottom w:val="none" w:sz="0" w:space="0" w:color="auto"/>
        <w:right w:val="none" w:sz="0" w:space="0" w:color="auto"/>
      </w:divBdr>
    </w:div>
    <w:div w:id="667251540">
      <w:bodyDiv w:val="1"/>
      <w:marLeft w:val="0"/>
      <w:marRight w:val="0"/>
      <w:marTop w:val="0"/>
      <w:marBottom w:val="0"/>
      <w:divBdr>
        <w:top w:val="none" w:sz="0" w:space="0" w:color="auto"/>
        <w:left w:val="none" w:sz="0" w:space="0" w:color="auto"/>
        <w:bottom w:val="none" w:sz="0" w:space="0" w:color="auto"/>
        <w:right w:val="none" w:sz="0" w:space="0" w:color="auto"/>
      </w:divBdr>
    </w:div>
    <w:div w:id="678433492">
      <w:bodyDiv w:val="1"/>
      <w:marLeft w:val="0"/>
      <w:marRight w:val="0"/>
      <w:marTop w:val="0"/>
      <w:marBottom w:val="0"/>
      <w:divBdr>
        <w:top w:val="none" w:sz="0" w:space="0" w:color="auto"/>
        <w:left w:val="none" w:sz="0" w:space="0" w:color="auto"/>
        <w:bottom w:val="none" w:sz="0" w:space="0" w:color="auto"/>
        <w:right w:val="none" w:sz="0" w:space="0" w:color="auto"/>
      </w:divBdr>
    </w:div>
    <w:div w:id="679700004">
      <w:bodyDiv w:val="1"/>
      <w:marLeft w:val="0"/>
      <w:marRight w:val="0"/>
      <w:marTop w:val="0"/>
      <w:marBottom w:val="0"/>
      <w:divBdr>
        <w:top w:val="none" w:sz="0" w:space="0" w:color="auto"/>
        <w:left w:val="none" w:sz="0" w:space="0" w:color="auto"/>
        <w:bottom w:val="none" w:sz="0" w:space="0" w:color="auto"/>
        <w:right w:val="none" w:sz="0" w:space="0" w:color="auto"/>
      </w:divBdr>
    </w:div>
    <w:div w:id="692538813">
      <w:bodyDiv w:val="1"/>
      <w:marLeft w:val="0"/>
      <w:marRight w:val="0"/>
      <w:marTop w:val="0"/>
      <w:marBottom w:val="0"/>
      <w:divBdr>
        <w:top w:val="none" w:sz="0" w:space="0" w:color="auto"/>
        <w:left w:val="none" w:sz="0" w:space="0" w:color="auto"/>
        <w:bottom w:val="none" w:sz="0" w:space="0" w:color="auto"/>
        <w:right w:val="none" w:sz="0" w:space="0" w:color="auto"/>
      </w:divBdr>
    </w:div>
    <w:div w:id="696396466">
      <w:bodyDiv w:val="1"/>
      <w:marLeft w:val="0"/>
      <w:marRight w:val="0"/>
      <w:marTop w:val="0"/>
      <w:marBottom w:val="0"/>
      <w:divBdr>
        <w:top w:val="none" w:sz="0" w:space="0" w:color="auto"/>
        <w:left w:val="none" w:sz="0" w:space="0" w:color="auto"/>
        <w:bottom w:val="none" w:sz="0" w:space="0" w:color="auto"/>
        <w:right w:val="none" w:sz="0" w:space="0" w:color="auto"/>
      </w:divBdr>
    </w:div>
    <w:div w:id="697924569">
      <w:bodyDiv w:val="1"/>
      <w:marLeft w:val="0"/>
      <w:marRight w:val="0"/>
      <w:marTop w:val="0"/>
      <w:marBottom w:val="0"/>
      <w:divBdr>
        <w:top w:val="none" w:sz="0" w:space="0" w:color="auto"/>
        <w:left w:val="none" w:sz="0" w:space="0" w:color="auto"/>
        <w:bottom w:val="none" w:sz="0" w:space="0" w:color="auto"/>
        <w:right w:val="none" w:sz="0" w:space="0" w:color="auto"/>
      </w:divBdr>
    </w:div>
    <w:div w:id="705250735">
      <w:bodyDiv w:val="1"/>
      <w:marLeft w:val="0"/>
      <w:marRight w:val="0"/>
      <w:marTop w:val="0"/>
      <w:marBottom w:val="0"/>
      <w:divBdr>
        <w:top w:val="none" w:sz="0" w:space="0" w:color="auto"/>
        <w:left w:val="none" w:sz="0" w:space="0" w:color="auto"/>
        <w:bottom w:val="none" w:sz="0" w:space="0" w:color="auto"/>
        <w:right w:val="none" w:sz="0" w:space="0" w:color="auto"/>
      </w:divBdr>
    </w:div>
    <w:div w:id="705329607">
      <w:bodyDiv w:val="1"/>
      <w:marLeft w:val="0"/>
      <w:marRight w:val="0"/>
      <w:marTop w:val="0"/>
      <w:marBottom w:val="0"/>
      <w:divBdr>
        <w:top w:val="none" w:sz="0" w:space="0" w:color="auto"/>
        <w:left w:val="none" w:sz="0" w:space="0" w:color="auto"/>
        <w:bottom w:val="none" w:sz="0" w:space="0" w:color="auto"/>
        <w:right w:val="none" w:sz="0" w:space="0" w:color="auto"/>
      </w:divBdr>
    </w:div>
    <w:div w:id="716860039">
      <w:bodyDiv w:val="1"/>
      <w:marLeft w:val="0"/>
      <w:marRight w:val="0"/>
      <w:marTop w:val="0"/>
      <w:marBottom w:val="0"/>
      <w:divBdr>
        <w:top w:val="none" w:sz="0" w:space="0" w:color="auto"/>
        <w:left w:val="none" w:sz="0" w:space="0" w:color="auto"/>
        <w:bottom w:val="none" w:sz="0" w:space="0" w:color="auto"/>
        <w:right w:val="none" w:sz="0" w:space="0" w:color="auto"/>
      </w:divBdr>
    </w:div>
    <w:div w:id="721052436">
      <w:bodyDiv w:val="1"/>
      <w:marLeft w:val="0"/>
      <w:marRight w:val="0"/>
      <w:marTop w:val="0"/>
      <w:marBottom w:val="0"/>
      <w:divBdr>
        <w:top w:val="none" w:sz="0" w:space="0" w:color="auto"/>
        <w:left w:val="none" w:sz="0" w:space="0" w:color="auto"/>
        <w:bottom w:val="none" w:sz="0" w:space="0" w:color="auto"/>
        <w:right w:val="none" w:sz="0" w:space="0" w:color="auto"/>
      </w:divBdr>
    </w:div>
    <w:div w:id="724916640">
      <w:bodyDiv w:val="1"/>
      <w:marLeft w:val="0"/>
      <w:marRight w:val="0"/>
      <w:marTop w:val="0"/>
      <w:marBottom w:val="0"/>
      <w:divBdr>
        <w:top w:val="none" w:sz="0" w:space="0" w:color="auto"/>
        <w:left w:val="none" w:sz="0" w:space="0" w:color="auto"/>
        <w:bottom w:val="none" w:sz="0" w:space="0" w:color="auto"/>
        <w:right w:val="none" w:sz="0" w:space="0" w:color="auto"/>
      </w:divBdr>
    </w:div>
    <w:div w:id="727343200">
      <w:bodyDiv w:val="1"/>
      <w:marLeft w:val="0"/>
      <w:marRight w:val="0"/>
      <w:marTop w:val="0"/>
      <w:marBottom w:val="0"/>
      <w:divBdr>
        <w:top w:val="none" w:sz="0" w:space="0" w:color="auto"/>
        <w:left w:val="none" w:sz="0" w:space="0" w:color="auto"/>
        <w:bottom w:val="none" w:sz="0" w:space="0" w:color="auto"/>
        <w:right w:val="none" w:sz="0" w:space="0" w:color="auto"/>
      </w:divBdr>
    </w:div>
    <w:div w:id="735781968">
      <w:bodyDiv w:val="1"/>
      <w:marLeft w:val="0"/>
      <w:marRight w:val="0"/>
      <w:marTop w:val="0"/>
      <w:marBottom w:val="0"/>
      <w:divBdr>
        <w:top w:val="none" w:sz="0" w:space="0" w:color="auto"/>
        <w:left w:val="none" w:sz="0" w:space="0" w:color="auto"/>
        <w:bottom w:val="none" w:sz="0" w:space="0" w:color="auto"/>
        <w:right w:val="none" w:sz="0" w:space="0" w:color="auto"/>
      </w:divBdr>
    </w:div>
    <w:div w:id="740832533">
      <w:bodyDiv w:val="1"/>
      <w:marLeft w:val="0"/>
      <w:marRight w:val="0"/>
      <w:marTop w:val="0"/>
      <w:marBottom w:val="0"/>
      <w:divBdr>
        <w:top w:val="none" w:sz="0" w:space="0" w:color="auto"/>
        <w:left w:val="none" w:sz="0" w:space="0" w:color="auto"/>
        <w:bottom w:val="none" w:sz="0" w:space="0" w:color="auto"/>
        <w:right w:val="none" w:sz="0" w:space="0" w:color="auto"/>
      </w:divBdr>
    </w:div>
    <w:div w:id="745422287">
      <w:bodyDiv w:val="1"/>
      <w:marLeft w:val="0"/>
      <w:marRight w:val="0"/>
      <w:marTop w:val="0"/>
      <w:marBottom w:val="0"/>
      <w:divBdr>
        <w:top w:val="none" w:sz="0" w:space="0" w:color="auto"/>
        <w:left w:val="none" w:sz="0" w:space="0" w:color="auto"/>
        <w:bottom w:val="none" w:sz="0" w:space="0" w:color="auto"/>
        <w:right w:val="none" w:sz="0" w:space="0" w:color="auto"/>
      </w:divBdr>
    </w:div>
    <w:div w:id="753018152">
      <w:bodyDiv w:val="1"/>
      <w:marLeft w:val="0"/>
      <w:marRight w:val="0"/>
      <w:marTop w:val="0"/>
      <w:marBottom w:val="0"/>
      <w:divBdr>
        <w:top w:val="none" w:sz="0" w:space="0" w:color="auto"/>
        <w:left w:val="none" w:sz="0" w:space="0" w:color="auto"/>
        <w:bottom w:val="none" w:sz="0" w:space="0" w:color="auto"/>
        <w:right w:val="none" w:sz="0" w:space="0" w:color="auto"/>
      </w:divBdr>
    </w:div>
    <w:div w:id="758602365">
      <w:bodyDiv w:val="1"/>
      <w:marLeft w:val="0"/>
      <w:marRight w:val="0"/>
      <w:marTop w:val="0"/>
      <w:marBottom w:val="0"/>
      <w:divBdr>
        <w:top w:val="none" w:sz="0" w:space="0" w:color="auto"/>
        <w:left w:val="none" w:sz="0" w:space="0" w:color="auto"/>
        <w:bottom w:val="none" w:sz="0" w:space="0" w:color="auto"/>
        <w:right w:val="none" w:sz="0" w:space="0" w:color="auto"/>
      </w:divBdr>
    </w:div>
    <w:div w:id="778794887">
      <w:bodyDiv w:val="1"/>
      <w:marLeft w:val="0"/>
      <w:marRight w:val="0"/>
      <w:marTop w:val="0"/>
      <w:marBottom w:val="0"/>
      <w:divBdr>
        <w:top w:val="none" w:sz="0" w:space="0" w:color="auto"/>
        <w:left w:val="none" w:sz="0" w:space="0" w:color="auto"/>
        <w:bottom w:val="none" w:sz="0" w:space="0" w:color="auto"/>
        <w:right w:val="none" w:sz="0" w:space="0" w:color="auto"/>
      </w:divBdr>
    </w:div>
    <w:div w:id="781146135">
      <w:bodyDiv w:val="1"/>
      <w:marLeft w:val="0"/>
      <w:marRight w:val="0"/>
      <w:marTop w:val="0"/>
      <w:marBottom w:val="0"/>
      <w:divBdr>
        <w:top w:val="none" w:sz="0" w:space="0" w:color="auto"/>
        <w:left w:val="none" w:sz="0" w:space="0" w:color="auto"/>
        <w:bottom w:val="none" w:sz="0" w:space="0" w:color="auto"/>
        <w:right w:val="none" w:sz="0" w:space="0" w:color="auto"/>
      </w:divBdr>
    </w:div>
    <w:div w:id="784618906">
      <w:bodyDiv w:val="1"/>
      <w:marLeft w:val="0"/>
      <w:marRight w:val="0"/>
      <w:marTop w:val="0"/>
      <w:marBottom w:val="0"/>
      <w:divBdr>
        <w:top w:val="none" w:sz="0" w:space="0" w:color="auto"/>
        <w:left w:val="none" w:sz="0" w:space="0" w:color="auto"/>
        <w:bottom w:val="none" w:sz="0" w:space="0" w:color="auto"/>
        <w:right w:val="none" w:sz="0" w:space="0" w:color="auto"/>
      </w:divBdr>
    </w:div>
    <w:div w:id="790906717">
      <w:bodyDiv w:val="1"/>
      <w:marLeft w:val="0"/>
      <w:marRight w:val="0"/>
      <w:marTop w:val="0"/>
      <w:marBottom w:val="0"/>
      <w:divBdr>
        <w:top w:val="none" w:sz="0" w:space="0" w:color="auto"/>
        <w:left w:val="none" w:sz="0" w:space="0" w:color="auto"/>
        <w:bottom w:val="none" w:sz="0" w:space="0" w:color="auto"/>
        <w:right w:val="none" w:sz="0" w:space="0" w:color="auto"/>
      </w:divBdr>
    </w:div>
    <w:div w:id="791241320">
      <w:bodyDiv w:val="1"/>
      <w:marLeft w:val="0"/>
      <w:marRight w:val="0"/>
      <w:marTop w:val="0"/>
      <w:marBottom w:val="0"/>
      <w:divBdr>
        <w:top w:val="none" w:sz="0" w:space="0" w:color="auto"/>
        <w:left w:val="none" w:sz="0" w:space="0" w:color="auto"/>
        <w:bottom w:val="none" w:sz="0" w:space="0" w:color="auto"/>
        <w:right w:val="none" w:sz="0" w:space="0" w:color="auto"/>
      </w:divBdr>
    </w:div>
    <w:div w:id="799541973">
      <w:bodyDiv w:val="1"/>
      <w:marLeft w:val="0"/>
      <w:marRight w:val="0"/>
      <w:marTop w:val="0"/>
      <w:marBottom w:val="0"/>
      <w:divBdr>
        <w:top w:val="none" w:sz="0" w:space="0" w:color="auto"/>
        <w:left w:val="none" w:sz="0" w:space="0" w:color="auto"/>
        <w:bottom w:val="none" w:sz="0" w:space="0" w:color="auto"/>
        <w:right w:val="none" w:sz="0" w:space="0" w:color="auto"/>
      </w:divBdr>
    </w:div>
    <w:div w:id="814639995">
      <w:bodyDiv w:val="1"/>
      <w:marLeft w:val="0"/>
      <w:marRight w:val="0"/>
      <w:marTop w:val="0"/>
      <w:marBottom w:val="0"/>
      <w:divBdr>
        <w:top w:val="none" w:sz="0" w:space="0" w:color="auto"/>
        <w:left w:val="none" w:sz="0" w:space="0" w:color="auto"/>
        <w:bottom w:val="none" w:sz="0" w:space="0" w:color="auto"/>
        <w:right w:val="none" w:sz="0" w:space="0" w:color="auto"/>
      </w:divBdr>
    </w:div>
    <w:div w:id="822620773">
      <w:bodyDiv w:val="1"/>
      <w:marLeft w:val="0"/>
      <w:marRight w:val="0"/>
      <w:marTop w:val="0"/>
      <w:marBottom w:val="0"/>
      <w:divBdr>
        <w:top w:val="none" w:sz="0" w:space="0" w:color="auto"/>
        <w:left w:val="none" w:sz="0" w:space="0" w:color="auto"/>
        <w:bottom w:val="none" w:sz="0" w:space="0" w:color="auto"/>
        <w:right w:val="none" w:sz="0" w:space="0" w:color="auto"/>
      </w:divBdr>
    </w:div>
    <w:div w:id="830828419">
      <w:bodyDiv w:val="1"/>
      <w:marLeft w:val="0"/>
      <w:marRight w:val="0"/>
      <w:marTop w:val="0"/>
      <w:marBottom w:val="0"/>
      <w:divBdr>
        <w:top w:val="none" w:sz="0" w:space="0" w:color="auto"/>
        <w:left w:val="none" w:sz="0" w:space="0" w:color="auto"/>
        <w:bottom w:val="none" w:sz="0" w:space="0" w:color="auto"/>
        <w:right w:val="none" w:sz="0" w:space="0" w:color="auto"/>
      </w:divBdr>
    </w:div>
    <w:div w:id="831339981">
      <w:bodyDiv w:val="1"/>
      <w:marLeft w:val="0"/>
      <w:marRight w:val="0"/>
      <w:marTop w:val="0"/>
      <w:marBottom w:val="0"/>
      <w:divBdr>
        <w:top w:val="none" w:sz="0" w:space="0" w:color="auto"/>
        <w:left w:val="none" w:sz="0" w:space="0" w:color="auto"/>
        <w:bottom w:val="none" w:sz="0" w:space="0" w:color="auto"/>
        <w:right w:val="none" w:sz="0" w:space="0" w:color="auto"/>
      </w:divBdr>
    </w:div>
    <w:div w:id="833881196">
      <w:bodyDiv w:val="1"/>
      <w:marLeft w:val="0"/>
      <w:marRight w:val="0"/>
      <w:marTop w:val="0"/>
      <w:marBottom w:val="0"/>
      <w:divBdr>
        <w:top w:val="none" w:sz="0" w:space="0" w:color="auto"/>
        <w:left w:val="none" w:sz="0" w:space="0" w:color="auto"/>
        <w:bottom w:val="none" w:sz="0" w:space="0" w:color="auto"/>
        <w:right w:val="none" w:sz="0" w:space="0" w:color="auto"/>
      </w:divBdr>
    </w:div>
    <w:div w:id="838539222">
      <w:bodyDiv w:val="1"/>
      <w:marLeft w:val="0"/>
      <w:marRight w:val="0"/>
      <w:marTop w:val="0"/>
      <w:marBottom w:val="0"/>
      <w:divBdr>
        <w:top w:val="none" w:sz="0" w:space="0" w:color="auto"/>
        <w:left w:val="none" w:sz="0" w:space="0" w:color="auto"/>
        <w:bottom w:val="none" w:sz="0" w:space="0" w:color="auto"/>
        <w:right w:val="none" w:sz="0" w:space="0" w:color="auto"/>
      </w:divBdr>
    </w:div>
    <w:div w:id="851798652">
      <w:bodyDiv w:val="1"/>
      <w:marLeft w:val="0"/>
      <w:marRight w:val="0"/>
      <w:marTop w:val="0"/>
      <w:marBottom w:val="0"/>
      <w:divBdr>
        <w:top w:val="none" w:sz="0" w:space="0" w:color="auto"/>
        <w:left w:val="none" w:sz="0" w:space="0" w:color="auto"/>
        <w:bottom w:val="none" w:sz="0" w:space="0" w:color="auto"/>
        <w:right w:val="none" w:sz="0" w:space="0" w:color="auto"/>
      </w:divBdr>
    </w:div>
    <w:div w:id="857473764">
      <w:bodyDiv w:val="1"/>
      <w:marLeft w:val="0"/>
      <w:marRight w:val="0"/>
      <w:marTop w:val="0"/>
      <w:marBottom w:val="0"/>
      <w:divBdr>
        <w:top w:val="none" w:sz="0" w:space="0" w:color="auto"/>
        <w:left w:val="none" w:sz="0" w:space="0" w:color="auto"/>
        <w:bottom w:val="none" w:sz="0" w:space="0" w:color="auto"/>
        <w:right w:val="none" w:sz="0" w:space="0" w:color="auto"/>
      </w:divBdr>
    </w:div>
    <w:div w:id="858659764">
      <w:bodyDiv w:val="1"/>
      <w:marLeft w:val="0"/>
      <w:marRight w:val="0"/>
      <w:marTop w:val="0"/>
      <w:marBottom w:val="0"/>
      <w:divBdr>
        <w:top w:val="none" w:sz="0" w:space="0" w:color="auto"/>
        <w:left w:val="none" w:sz="0" w:space="0" w:color="auto"/>
        <w:bottom w:val="none" w:sz="0" w:space="0" w:color="auto"/>
        <w:right w:val="none" w:sz="0" w:space="0" w:color="auto"/>
      </w:divBdr>
    </w:div>
    <w:div w:id="861020414">
      <w:bodyDiv w:val="1"/>
      <w:marLeft w:val="0"/>
      <w:marRight w:val="0"/>
      <w:marTop w:val="0"/>
      <w:marBottom w:val="0"/>
      <w:divBdr>
        <w:top w:val="none" w:sz="0" w:space="0" w:color="auto"/>
        <w:left w:val="none" w:sz="0" w:space="0" w:color="auto"/>
        <w:bottom w:val="none" w:sz="0" w:space="0" w:color="auto"/>
        <w:right w:val="none" w:sz="0" w:space="0" w:color="auto"/>
      </w:divBdr>
    </w:div>
    <w:div w:id="865481434">
      <w:bodyDiv w:val="1"/>
      <w:marLeft w:val="0"/>
      <w:marRight w:val="0"/>
      <w:marTop w:val="0"/>
      <w:marBottom w:val="0"/>
      <w:divBdr>
        <w:top w:val="none" w:sz="0" w:space="0" w:color="auto"/>
        <w:left w:val="none" w:sz="0" w:space="0" w:color="auto"/>
        <w:bottom w:val="none" w:sz="0" w:space="0" w:color="auto"/>
        <w:right w:val="none" w:sz="0" w:space="0" w:color="auto"/>
      </w:divBdr>
    </w:div>
    <w:div w:id="868302924">
      <w:bodyDiv w:val="1"/>
      <w:marLeft w:val="0"/>
      <w:marRight w:val="0"/>
      <w:marTop w:val="0"/>
      <w:marBottom w:val="0"/>
      <w:divBdr>
        <w:top w:val="none" w:sz="0" w:space="0" w:color="auto"/>
        <w:left w:val="none" w:sz="0" w:space="0" w:color="auto"/>
        <w:bottom w:val="none" w:sz="0" w:space="0" w:color="auto"/>
        <w:right w:val="none" w:sz="0" w:space="0" w:color="auto"/>
      </w:divBdr>
    </w:div>
    <w:div w:id="870846295">
      <w:bodyDiv w:val="1"/>
      <w:marLeft w:val="0"/>
      <w:marRight w:val="0"/>
      <w:marTop w:val="0"/>
      <w:marBottom w:val="0"/>
      <w:divBdr>
        <w:top w:val="none" w:sz="0" w:space="0" w:color="auto"/>
        <w:left w:val="none" w:sz="0" w:space="0" w:color="auto"/>
        <w:bottom w:val="none" w:sz="0" w:space="0" w:color="auto"/>
        <w:right w:val="none" w:sz="0" w:space="0" w:color="auto"/>
      </w:divBdr>
    </w:div>
    <w:div w:id="874926887">
      <w:bodyDiv w:val="1"/>
      <w:marLeft w:val="0"/>
      <w:marRight w:val="0"/>
      <w:marTop w:val="0"/>
      <w:marBottom w:val="0"/>
      <w:divBdr>
        <w:top w:val="none" w:sz="0" w:space="0" w:color="auto"/>
        <w:left w:val="none" w:sz="0" w:space="0" w:color="auto"/>
        <w:bottom w:val="none" w:sz="0" w:space="0" w:color="auto"/>
        <w:right w:val="none" w:sz="0" w:space="0" w:color="auto"/>
      </w:divBdr>
    </w:div>
    <w:div w:id="878126399">
      <w:bodyDiv w:val="1"/>
      <w:marLeft w:val="0"/>
      <w:marRight w:val="0"/>
      <w:marTop w:val="0"/>
      <w:marBottom w:val="0"/>
      <w:divBdr>
        <w:top w:val="none" w:sz="0" w:space="0" w:color="auto"/>
        <w:left w:val="none" w:sz="0" w:space="0" w:color="auto"/>
        <w:bottom w:val="none" w:sz="0" w:space="0" w:color="auto"/>
        <w:right w:val="none" w:sz="0" w:space="0" w:color="auto"/>
      </w:divBdr>
    </w:div>
    <w:div w:id="883173003">
      <w:bodyDiv w:val="1"/>
      <w:marLeft w:val="0"/>
      <w:marRight w:val="0"/>
      <w:marTop w:val="0"/>
      <w:marBottom w:val="0"/>
      <w:divBdr>
        <w:top w:val="none" w:sz="0" w:space="0" w:color="auto"/>
        <w:left w:val="none" w:sz="0" w:space="0" w:color="auto"/>
        <w:bottom w:val="none" w:sz="0" w:space="0" w:color="auto"/>
        <w:right w:val="none" w:sz="0" w:space="0" w:color="auto"/>
      </w:divBdr>
    </w:div>
    <w:div w:id="883254162">
      <w:bodyDiv w:val="1"/>
      <w:marLeft w:val="0"/>
      <w:marRight w:val="0"/>
      <w:marTop w:val="0"/>
      <w:marBottom w:val="0"/>
      <w:divBdr>
        <w:top w:val="none" w:sz="0" w:space="0" w:color="auto"/>
        <w:left w:val="none" w:sz="0" w:space="0" w:color="auto"/>
        <w:bottom w:val="none" w:sz="0" w:space="0" w:color="auto"/>
        <w:right w:val="none" w:sz="0" w:space="0" w:color="auto"/>
      </w:divBdr>
    </w:div>
    <w:div w:id="902564423">
      <w:bodyDiv w:val="1"/>
      <w:marLeft w:val="0"/>
      <w:marRight w:val="0"/>
      <w:marTop w:val="0"/>
      <w:marBottom w:val="0"/>
      <w:divBdr>
        <w:top w:val="none" w:sz="0" w:space="0" w:color="auto"/>
        <w:left w:val="none" w:sz="0" w:space="0" w:color="auto"/>
        <w:bottom w:val="none" w:sz="0" w:space="0" w:color="auto"/>
        <w:right w:val="none" w:sz="0" w:space="0" w:color="auto"/>
      </w:divBdr>
    </w:div>
    <w:div w:id="906261117">
      <w:bodyDiv w:val="1"/>
      <w:marLeft w:val="0"/>
      <w:marRight w:val="0"/>
      <w:marTop w:val="0"/>
      <w:marBottom w:val="0"/>
      <w:divBdr>
        <w:top w:val="none" w:sz="0" w:space="0" w:color="auto"/>
        <w:left w:val="none" w:sz="0" w:space="0" w:color="auto"/>
        <w:bottom w:val="none" w:sz="0" w:space="0" w:color="auto"/>
        <w:right w:val="none" w:sz="0" w:space="0" w:color="auto"/>
      </w:divBdr>
    </w:div>
    <w:div w:id="910577986">
      <w:bodyDiv w:val="1"/>
      <w:marLeft w:val="0"/>
      <w:marRight w:val="0"/>
      <w:marTop w:val="0"/>
      <w:marBottom w:val="0"/>
      <w:divBdr>
        <w:top w:val="none" w:sz="0" w:space="0" w:color="auto"/>
        <w:left w:val="none" w:sz="0" w:space="0" w:color="auto"/>
        <w:bottom w:val="none" w:sz="0" w:space="0" w:color="auto"/>
        <w:right w:val="none" w:sz="0" w:space="0" w:color="auto"/>
      </w:divBdr>
    </w:div>
    <w:div w:id="912809996">
      <w:bodyDiv w:val="1"/>
      <w:marLeft w:val="0"/>
      <w:marRight w:val="0"/>
      <w:marTop w:val="0"/>
      <w:marBottom w:val="0"/>
      <w:divBdr>
        <w:top w:val="none" w:sz="0" w:space="0" w:color="auto"/>
        <w:left w:val="none" w:sz="0" w:space="0" w:color="auto"/>
        <w:bottom w:val="none" w:sz="0" w:space="0" w:color="auto"/>
        <w:right w:val="none" w:sz="0" w:space="0" w:color="auto"/>
      </w:divBdr>
    </w:div>
    <w:div w:id="915673214">
      <w:bodyDiv w:val="1"/>
      <w:marLeft w:val="0"/>
      <w:marRight w:val="0"/>
      <w:marTop w:val="0"/>
      <w:marBottom w:val="0"/>
      <w:divBdr>
        <w:top w:val="none" w:sz="0" w:space="0" w:color="auto"/>
        <w:left w:val="none" w:sz="0" w:space="0" w:color="auto"/>
        <w:bottom w:val="none" w:sz="0" w:space="0" w:color="auto"/>
        <w:right w:val="none" w:sz="0" w:space="0" w:color="auto"/>
      </w:divBdr>
    </w:div>
    <w:div w:id="916205763">
      <w:bodyDiv w:val="1"/>
      <w:marLeft w:val="0"/>
      <w:marRight w:val="0"/>
      <w:marTop w:val="0"/>
      <w:marBottom w:val="0"/>
      <w:divBdr>
        <w:top w:val="none" w:sz="0" w:space="0" w:color="auto"/>
        <w:left w:val="none" w:sz="0" w:space="0" w:color="auto"/>
        <w:bottom w:val="none" w:sz="0" w:space="0" w:color="auto"/>
        <w:right w:val="none" w:sz="0" w:space="0" w:color="auto"/>
      </w:divBdr>
    </w:div>
    <w:div w:id="918247324">
      <w:bodyDiv w:val="1"/>
      <w:marLeft w:val="0"/>
      <w:marRight w:val="0"/>
      <w:marTop w:val="0"/>
      <w:marBottom w:val="0"/>
      <w:divBdr>
        <w:top w:val="none" w:sz="0" w:space="0" w:color="auto"/>
        <w:left w:val="none" w:sz="0" w:space="0" w:color="auto"/>
        <w:bottom w:val="none" w:sz="0" w:space="0" w:color="auto"/>
        <w:right w:val="none" w:sz="0" w:space="0" w:color="auto"/>
      </w:divBdr>
    </w:div>
    <w:div w:id="920409960">
      <w:bodyDiv w:val="1"/>
      <w:marLeft w:val="0"/>
      <w:marRight w:val="0"/>
      <w:marTop w:val="0"/>
      <w:marBottom w:val="0"/>
      <w:divBdr>
        <w:top w:val="none" w:sz="0" w:space="0" w:color="auto"/>
        <w:left w:val="none" w:sz="0" w:space="0" w:color="auto"/>
        <w:bottom w:val="none" w:sz="0" w:space="0" w:color="auto"/>
        <w:right w:val="none" w:sz="0" w:space="0" w:color="auto"/>
      </w:divBdr>
    </w:div>
    <w:div w:id="921111242">
      <w:bodyDiv w:val="1"/>
      <w:marLeft w:val="0"/>
      <w:marRight w:val="0"/>
      <w:marTop w:val="0"/>
      <w:marBottom w:val="0"/>
      <w:divBdr>
        <w:top w:val="none" w:sz="0" w:space="0" w:color="auto"/>
        <w:left w:val="none" w:sz="0" w:space="0" w:color="auto"/>
        <w:bottom w:val="none" w:sz="0" w:space="0" w:color="auto"/>
        <w:right w:val="none" w:sz="0" w:space="0" w:color="auto"/>
      </w:divBdr>
    </w:div>
    <w:div w:id="926383378">
      <w:bodyDiv w:val="1"/>
      <w:marLeft w:val="0"/>
      <w:marRight w:val="0"/>
      <w:marTop w:val="0"/>
      <w:marBottom w:val="0"/>
      <w:divBdr>
        <w:top w:val="none" w:sz="0" w:space="0" w:color="auto"/>
        <w:left w:val="none" w:sz="0" w:space="0" w:color="auto"/>
        <w:bottom w:val="none" w:sz="0" w:space="0" w:color="auto"/>
        <w:right w:val="none" w:sz="0" w:space="0" w:color="auto"/>
      </w:divBdr>
    </w:div>
    <w:div w:id="939069798">
      <w:bodyDiv w:val="1"/>
      <w:marLeft w:val="0"/>
      <w:marRight w:val="0"/>
      <w:marTop w:val="0"/>
      <w:marBottom w:val="0"/>
      <w:divBdr>
        <w:top w:val="none" w:sz="0" w:space="0" w:color="auto"/>
        <w:left w:val="none" w:sz="0" w:space="0" w:color="auto"/>
        <w:bottom w:val="none" w:sz="0" w:space="0" w:color="auto"/>
        <w:right w:val="none" w:sz="0" w:space="0" w:color="auto"/>
      </w:divBdr>
    </w:div>
    <w:div w:id="941837512">
      <w:bodyDiv w:val="1"/>
      <w:marLeft w:val="0"/>
      <w:marRight w:val="0"/>
      <w:marTop w:val="0"/>
      <w:marBottom w:val="0"/>
      <w:divBdr>
        <w:top w:val="none" w:sz="0" w:space="0" w:color="auto"/>
        <w:left w:val="none" w:sz="0" w:space="0" w:color="auto"/>
        <w:bottom w:val="none" w:sz="0" w:space="0" w:color="auto"/>
        <w:right w:val="none" w:sz="0" w:space="0" w:color="auto"/>
      </w:divBdr>
    </w:div>
    <w:div w:id="946621105">
      <w:bodyDiv w:val="1"/>
      <w:marLeft w:val="0"/>
      <w:marRight w:val="0"/>
      <w:marTop w:val="0"/>
      <w:marBottom w:val="0"/>
      <w:divBdr>
        <w:top w:val="none" w:sz="0" w:space="0" w:color="auto"/>
        <w:left w:val="none" w:sz="0" w:space="0" w:color="auto"/>
        <w:bottom w:val="none" w:sz="0" w:space="0" w:color="auto"/>
        <w:right w:val="none" w:sz="0" w:space="0" w:color="auto"/>
      </w:divBdr>
    </w:div>
    <w:div w:id="967710242">
      <w:bodyDiv w:val="1"/>
      <w:marLeft w:val="0"/>
      <w:marRight w:val="0"/>
      <w:marTop w:val="0"/>
      <w:marBottom w:val="0"/>
      <w:divBdr>
        <w:top w:val="none" w:sz="0" w:space="0" w:color="auto"/>
        <w:left w:val="none" w:sz="0" w:space="0" w:color="auto"/>
        <w:bottom w:val="none" w:sz="0" w:space="0" w:color="auto"/>
        <w:right w:val="none" w:sz="0" w:space="0" w:color="auto"/>
      </w:divBdr>
    </w:div>
    <w:div w:id="969357546">
      <w:bodyDiv w:val="1"/>
      <w:marLeft w:val="0"/>
      <w:marRight w:val="0"/>
      <w:marTop w:val="0"/>
      <w:marBottom w:val="0"/>
      <w:divBdr>
        <w:top w:val="none" w:sz="0" w:space="0" w:color="auto"/>
        <w:left w:val="none" w:sz="0" w:space="0" w:color="auto"/>
        <w:bottom w:val="none" w:sz="0" w:space="0" w:color="auto"/>
        <w:right w:val="none" w:sz="0" w:space="0" w:color="auto"/>
      </w:divBdr>
    </w:div>
    <w:div w:id="979456034">
      <w:bodyDiv w:val="1"/>
      <w:marLeft w:val="0"/>
      <w:marRight w:val="0"/>
      <w:marTop w:val="0"/>
      <w:marBottom w:val="0"/>
      <w:divBdr>
        <w:top w:val="none" w:sz="0" w:space="0" w:color="auto"/>
        <w:left w:val="none" w:sz="0" w:space="0" w:color="auto"/>
        <w:bottom w:val="none" w:sz="0" w:space="0" w:color="auto"/>
        <w:right w:val="none" w:sz="0" w:space="0" w:color="auto"/>
      </w:divBdr>
    </w:div>
    <w:div w:id="988098139">
      <w:bodyDiv w:val="1"/>
      <w:marLeft w:val="0"/>
      <w:marRight w:val="0"/>
      <w:marTop w:val="0"/>
      <w:marBottom w:val="0"/>
      <w:divBdr>
        <w:top w:val="none" w:sz="0" w:space="0" w:color="auto"/>
        <w:left w:val="none" w:sz="0" w:space="0" w:color="auto"/>
        <w:bottom w:val="none" w:sz="0" w:space="0" w:color="auto"/>
        <w:right w:val="none" w:sz="0" w:space="0" w:color="auto"/>
      </w:divBdr>
    </w:div>
    <w:div w:id="988561790">
      <w:bodyDiv w:val="1"/>
      <w:marLeft w:val="0"/>
      <w:marRight w:val="0"/>
      <w:marTop w:val="0"/>
      <w:marBottom w:val="0"/>
      <w:divBdr>
        <w:top w:val="none" w:sz="0" w:space="0" w:color="auto"/>
        <w:left w:val="none" w:sz="0" w:space="0" w:color="auto"/>
        <w:bottom w:val="none" w:sz="0" w:space="0" w:color="auto"/>
        <w:right w:val="none" w:sz="0" w:space="0" w:color="auto"/>
      </w:divBdr>
    </w:div>
    <w:div w:id="989409962">
      <w:bodyDiv w:val="1"/>
      <w:marLeft w:val="0"/>
      <w:marRight w:val="0"/>
      <w:marTop w:val="0"/>
      <w:marBottom w:val="0"/>
      <w:divBdr>
        <w:top w:val="none" w:sz="0" w:space="0" w:color="auto"/>
        <w:left w:val="none" w:sz="0" w:space="0" w:color="auto"/>
        <w:bottom w:val="none" w:sz="0" w:space="0" w:color="auto"/>
        <w:right w:val="none" w:sz="0" w:space="0" w:color="auto"/>
      </w:divBdr>
    </w:div>
    <w:div w:id="995493611">
      <w:bodyDiv w:val="1"/>
      <w:marLeft w:val="0"/>
      <w:marRight w:val="0"/>
      <w:marTop w:val="0"/>
      <w:marBottom w:val="0"/>
      <w:divBdr>
        <w:top w:val="none" w:sz="0" w:space="0" w:color="auto"/>
        <w:left w:val="none" w:sz="0" w:space="0" w:color="auto"/>
        <w:bottom w:val="none" w:sz="0" w:space="0" w:color="auto"/>
        <w:right w:val="none" w:sz="0" w:space="0" w:color="auto"/>
      </w:divBdr>
    </w:div>
    <w:div w:id="995499860">
      <w:bodyDiv w:val="1"/>
      <w:marLeft w:val="0"/>
      <w:marRight w:val="0"/>
      <w:marTop w:val="0"/>
      <w:marBottom w:val="0"/>
      <w:divBdr>
        <w:top w:val="none" w:sz="0" w:space="0" w:color="auto"/>
        <w:left w:val="none" w:sz="0" w:space="0" w:color="auto"/>
        <w:bottom w:val="none" w:sz="0" w:space="0" w:color="auto"/>
        <w:right w:val="none" w:sz="0" w:space="0" w:color="auto"/>
      </w:divBdr>
    </w:div>
    <w:div w:id="995645945">
      <w:bodyDiv w:val="1"/>
      <w:marLeft w:val="0"/>
      <w:marRight w:val="0"/>
      <w:marTop w:val="0"/>
      <w:marBottom w:val="0"/>
      <w:divBdr>
        <w:top w:val="none" w:sz="0" w:space="0" w:color="auto"/>
        <w:left w:val="none" w:sz="0" w:space="0" w:color="auto"/>
        <w:bottom w:val="none" w:sz="0" w:space="0" w:color="auto"/>
        <w:right w:val="none" w:sz="0" w:space="0" w:color="auto"/>
      </w:divBdr>
    </w:div>
    <w:div w:id="1001080659">
      <w:bodyDiv w:val="1"/>
      <w:marLeft w:val="0"/>
      <w:marRight w:val="0"/>
      <w:marTop w:val="0"/>
      <w:marBottom w:val="0"/>
      <w:divBdr>
        <w:top w:val="none" w:sz="0" w:space="0" w:color="auto"/>
        <w:left w:val="none" w:sz="0" w:space="0" w:color="auto"/>
        <w:bottom w:val="none" w:sz="0" w:space="0" w:color="auto"/>
        <w:right w:val="none" w:sz="0" w:space="0" w:color="auto"/>
      </w:divBdr>
    </w:div>
    <w:div w:id="1009680167">
      <w:bodyDiv w:val="1"/>
      <w:marLeft w:val="0"/>
      <w:marRight w:val="0"/>
      <w:marTop w:val="0"/>
      <w:marBottom w:val="0"/>
      <w:divBdr>
        <w:top w:val="none" w:sz="0" w:space="0" w:color="auto"/>
        <w:left w:val="none" w:sz="0" w:space="0" w:color="auto"/>
        <w:bottom w:val="none" w:sz="0" w:space="0" w:color="auto"/>
        <w:right w:val="none" w:sz="0" w:space="0" w:color="auto"/>
      </w:divBdr>
    </w:div>
    <w:div w:id="1015226602">
      <w:bodyDiv w:val="1"/>
      <w:marLeft w:val="0"/>
      <w:marRight w:val="0"/>
      <w:marTop w:val="0"/>
      <w:marBottom w:val="0"/>
      <w:divBdr>
        <w:top w:val="none" w:sz="0" w:space="0" w:color="auto"/>
        <w:left w:val="none" w:sz="0" w:space="0" w:color="auto"/>
        <w:bottom w:val="none" w:sz="0" w:space="0" w:color="auto"/>
        <w:right w:val="none" w:sz="0" w:space="0" w:color="auto"/>
      </w:divBdr>
    </w:div>
    <w:div w:id="1022240035">
      <w:bodyDiv w:val="1"/>
      <w:marLeft w:val="0"/>
      <w:marRight w:val="0"/>
      <w:marTop w:val="0"/>
      <w:marBottom w:val="0"/>
      <w:divBdr>
        <w:top w:val="none" w:sz="0" w:space="0" w:color="auto"/>
        <w:left w:val="none" w:sz="0" w:space="0" w:color="auto"/>
        <w:bottom w:val="none" w:sz="0" w:space="0" w:color="auto"/>
        <w:right w:val="none" w:sz="0" w:space="0" w:color="auto"/>
      </w:divBdr>
    </w:div>
    <w:div w:id="1031607466">
      <w:bodyDiv w:val="1"/>
      <w:marLeft w:val="0"/>
      <w:marRight w:val="0"/>
      <w:marTop w:val="0"/>
      <w:marBottom w:val="0"/>
      <w:divBdr>
        <w:top w:val="none" w:sz="0" w:space="0" w:color="auto"/>
        <w:left w:val="none" w:sz="0" w:space="0" w:color="auto"/>
        <w:bottom w:val="none" w:sz="0" w:space="0" w:color="auto"/>
        <w:right w:val="none" w:sz="0" w:space="0" w:color="auto"/>
      </w:divBdr>
    </w:div>
    <w:div w:id="1032728377">
      <w:bodyDiv w:val="1"/>
      <w:marLeft w:val="0"/>
      <w:marRight w:val="0"/>
      <w:marTop w:val="0"/>
      <w:marBottom w:val="0"/>
      <w:divBdr>
        <w:top w:val="none" w:sz="0" w:space="0" w:color="auto"/>
        <w:left w:val="none" w:sz="0" w:space="0" w:color="auto"/>
        <w:bottom w:val="none" w:sz="0" w:space="0" w:color="auto"/>
        <w:right w:val="none" w:sz="0" w:space="0" w:color="auto"/>
      </w:divBdr>
    </w:div>
    <w:div w:id="1034188679">
      <w:bodyDiv w:val="1"/>
      <w:marLeft w:val="0"/>
      <w:marRight w:val="0"/>
      <w:marTop w:val="0"/>
      <w:marBottom w:val="0"/>
      <w:divBdr>
        <w:top w:val="none" w:sz="0" w:space="0" w:color="auto"/>
        <w:left w:val="none" w:sz="0" w:space="0" w:color="auto"/>
        <w:bottom w:val="none" w:sz="0" w:space="0" w:color="auto"/>
        <w:right w:val="none" w:sz="0" w:space="0" w:color="auto"/>
      </w:divBdr>
    </w:div>
    <w:div w:id="1034574341">
      <w:bodyDiv w:val="1"/>
      <w:marLeft w:val="0"/>
      <w:marRight w:val="0"/>
      <w:marTop w:val="0"/>
      <w:marBottom w:val="0"/>
      <w:divBdr>
        <w:top w:val="none" w:sz="0" w:space="0" w:color="auto"/>
        <w:left w:val="none" w:sz="0" w:space="0" w:color="auto"/>
        <w:bottom w:val="none" w:sz="0" w:space="0" w:color="auto"/>
        <w:right w:val="none" w:sz="0" w:space="0" w:color="auto"/>
      </w:divBdr>
    </w:div>
    <w:div w:id="1034883224">
      <w:bodyDiv w:val="1"/>
      <w:marLeft w:val="0"/>
      <w:marRight w:val="0"/>
      <w:marTop w:val="0"/>
      <w:marBottom w:val="0"/>
      <w:divBdr>
        <w:top w:val="none" w:sz="0" w:space="0" w:color="auto"/>
        <w:left w:val="none" w:sz="0" w:space="0" w:color="auto"/>
        <w:bottom w:val="none" w:sz="0" w:space="0" w:color="auto"/>
        <w:right w:val="none" w:sz="0" w:space="0" w:color="auto"/>
      </w:divBdr>
    </w:div>
    <w:div w:id="1035691754">
      <w:bodyDiv w:val="1"/>
      <w:marLeft w:val="0"/>
      <w:marRight w:val="0"/>
      <w:marTop w:val="0"/>
      <w:marBottom w:val="0"/>
      <w:divBdr>
        <w:top w:val="none" w:sz="0" w:space="0" w:color="auto"/>
        <w:left w:val="none" w:sz="0" w:space="0" w:color="auto"/>
        <w:bottom w:val="none" w:sz="0" w:space="0" w:color="auto"/>
        <w:right w:val="none" w:sz="0" w:space="0" w:color="auto"/>
      </w:divBdr>
    </w:div>
    <w:div w:id="1046368762">
      <w:bodyDiv w:val="1"/>
      <w:marLeft w:val="0"/>
      <w:marRight w:val="0"/>
      <w:marTop w:val="0"/>
      <w:marBottom w:val="0"/>
      <w:divBdr>
        <w:top w:val="none" w:sz="0" w:space="0" w:color="auto"/>
        <w:left w:val="none" w:sz="0" w:space="0" w:color="auto"/>
        <w:bottom w:val="none" w:sz="0" w:space="0" w:color="auto"/>
        <w:right w:val="none" w:sz="0" w:space="0" w:color="auto"/>
      </w:divBdr>
    </w:div>
    <w:div w:id="1058165162">
      <w:bodyDiv w:val="1"/>
      <w:marLeft w:val="0"/>
      <w:marRight w:val="0"/>
      <w:marTop w:val="0"/>
      <w:marBottom w:val="0"/>
      <w:divBdr>
        <w:top w:val="none" w:sz="0" w:space="0" w:color="auto"/>
        <w:left w:val="none" w:sz="0" w:space="0" w:color="auto"/>
        <w:bottom w:val="none" w:sz="0" w:space="0" w:color="auto"/>
        <w:right w:val="none" w:sz="0" w:space="0" w:color="auto"/>
      </w:divBdr>
    </w:div>
    <w:div w:id="1063404313">
      <w:bodyDiv w:val="1"/>
      <w:marLeft w:val="0"/>
      <w:marRight w:val="0"/>
      <w:marTop w:val="0"/>
      <w:marBottom w:val="0"/>
      <w:divBdr>
        <w:top w:val="none" w:sz="0" w:space="0" w:color="auto"/>
        <w:left w:val="none" w:sz="0" w:space="0" w:color="auto"/>
        <w:bottom w:val="none" w:sz="0" w:space="0" w:color="auto"/>
        <w:right w:val="none" w:sz="0" w:space="0" w:color="auto"/>
      </w:divBdr>
    </w:div>
    <w:div w:id="1072390385">
      <w:bodyDiv w:val="1"/>
      <w:marLeft w:val="0"/>
      <w:marRight w:val="0"/>
      <w:marTop w:val="0"/>
      <w:marBottom w:val="0"/>
      <w:divBdr>
        <w:top w:val="none" w:sz="0" w:space="0" w:color="auto"/>
        <w:left w:val="none" w:sz="0" w:space="0" w:color="auto"/>
        <w:bottom w:val="none" w:sz="0" w:space="0" w:color="auto"/>
        <w:right w:val="none" w:sz="0" w:space="0" w:color="auto"/>
      </w:divBdr>
    </w:div>
    <w:div w:id="1074401044">
      <w:bodyDiv w:val="1"/>
      <w:marLeft w:val="0"/>
      <w:marRight w:val="0"/>
      <w:marTop w:val="0"/>
      <w:marBottom w:val="0"/>
      <w:divBdr>
        <w:top w:val="none" w:sz="0" w:space="0" w:color="auto"/>
        <w:left w:val="none" w:sz="0" w:space="0" w:color="auto"/>
        <w:bottom w:val="none" w:sz="0" w:space="0" w:color="auto"/>
        <w:right w:val="none" w:sz="0" w:space="0" w:color="auto"/>
      </w:divBdr>
    </w:div>
    <w:div w:id="1076783768">
      <w:bodyDiv w:val="1"/>
      <w:marLeft w:val="0"/>
      <w:marRight w:val="0"/>
      <w:marTop w:val="0"/>
      <w:marBottom w:val="0"/>
      <w:divBdr>
        <w:top w:val="none" w:sz="0" w:space="0" w:color="auto"/>
        <w:left w:val="none" w:sz="0" w:space="0" w:color="auto"/>
        <w:bottom w:val="none" w:sz="0" w:space="0" w:color="auto"/>
        <w:right w:val="none" w:sz="0" w:space="0" w:color="auto"/>
      </w:divBdr>
    </w:div>
    <w:div w:id="1078555154">
      <w:bodyDiv w:val="1"/>
      <w:marLeft w:val="0"/>
      <w:marRight w:val="0"/>
      <w:marTop w:val="0"/>
      <w:marBottom w:val="0"/>
      <w:divBdr>
        <w:top w:val="none" w:sz="0" w:space="0" w:color="auto"/>
        <w:left w:val="none" w:sz="0" w:space="0" w:color="auto"/>
        <w:bottom w:val="none" w:sz="0" w:space="0" w:color="auto"/>
        <w:right w:val="none" w:sz="0" w:space="0" w:color="auto"/>
      </w:divBdr>
    </w:div>
    <w:div w:id="1086611642">
      <w:bodyDiv w:val="1"/>
      <w:marLeft w:val="0"/>
      <w:marRight w:val="0"/>
      <w:marTop w:val="0"/>
      <w:marBottom w:val="0"/>
      <w:divBdr>
        <w:top w:val="none" w:sz="0" w:space="0" w:color="auto"/>
        <w:left w:val="none" w:sz="0" w:space="0" w:color="auto"/>
        <w:bottom w:val="none" w:sz="0" w:space="0" w:color="auto"/>
        <w:right w:val="none" w:sz="0" w:space="0" w:color="auto"/>
      </w:divBdr>
    </w:div>
    <w:div w:id="1094935257">
      <w:bodyDiv w:val="1"/>
      <w:marLeft w:val="0"/>
      <w:marRight w:val="0"/>
      <w:marTop w:val="0"/>
      <w:marBottom w:val="0"/>
      <w:divBdr>
        <w:top w:val="none" w:sz="0" w:space="0" w:color="auto"/>
        <w:left w:val="none" w:sz="0" w:space="0" w:color="auto"/>
        <w:bottom w:val="none" w:sz="0" w:space="0" w:color="auto"/>
        <w:right w:val="none" w:sz="0" w:space="0" w:color="auto"/>
      </w:divBdr>
    </w:div>
    <w:div w:id="1105612518">
      <w:bodyDiv w:val="1"/>
      <w:marLeft w:val="0"/>
      <w:marRight w:val="0"/>
      <w:marTop w:val="0"/>
      <w:marBottom w:val="0"/>
      <w:divBdr>
        <w:top w:val="none" w:sz="0" w:space="0" w:color="auto"/>
        <w:left w:val="none" w:sz="0" w:space="0" w:color="auto"/>
        <w:bottom w:val="none" w:sz="0" w:space="0" w:color="auto"/>
        <w:right w:val="none" w:sz="0" w:space="0" w:color="auto"/>
      </w:divBdr>
    </w:div>
    <w:div w:id="1106074236">
      <w:bodyDiv w:val="1"/>
      <w:marLeft w:val="0"/>
      <w:marRight w:val="0"/>
      <w:marTop w:val="0"/>
      <w:marBottom w:val="0"/>
      <w:divBdr>
        <w:top w:val="none" w:sz="0" w:space="0" w:color="auto"/>
        <w:left w:val="none" w:sz="0" w:space="0" w:color="auto"/>
        <w:bottom w:val="none" w:sz="0" w:space="0" w:color="auto"/>
        <w:right w:val="none" w:sz="0" w:space="0" w:color="auto"/>
      </w:divBdr>
    </w:div>
    <w:div w:id="1107118709">
      <w:bodyDiv w:val="1"/>
      <w:marLeft w:val="0"/>
      <w:marRight w:val="0"/>
      <w:marTop w:val="0"/>
      <w:marBottom w:val="0"/>
      <w:divBdr>
        <w:top w:val="none" w:sz="0" w:space="0" w:color="auto"/>
        <w:left w:val="none" w:sz="0" w:space="0" w:color="auto"/>
        <w:bottom w:val="none" w:sz="0" w:space="0" w:color="auto"/>
        <w:right w:val="none" w:sz="0" w:space="0" w:color="auto"/>
      </w:divBdr>
    </w:div>
    <w:div w:id="1113749821">
      <w:bodyDiv w:val="1"/>
      <w:marLeft w:val="0"/>
      <w:marRight w:val="0"/>
      <w:marTop w:val="0"/>
      <w:marBottom w:val="0"/>
      <w:divBdr>
        <w:top w:val="none" w:sz="0" w:space="0" w:color="auto"/>
        <w:left w:val="none" w:sz="0" w:space="0" w:color="auto"/>
        <w:bottom w:val="none" w:sz="0" w:space="0" w:color="auto"/>
        <w:right w:val="none" w:sz="0" w:space="0" w:color="auto"/>
      </w:divBdr>
    </w:div>
    <w:div w:id="1114786603">
      <w:bodyDiv w:val="1"/>
      <w:marLeft w:val="0"/>
      <w:marRight w:val="0"/>
      <w:marTop w:val="0"/>
      <w:marBottom w:val="0"/>
      <w:divBdr>
        <w:top w:val="none" w:sz="0" w:space="0" w:color="auto"/>
        <w:left w:val="none" w:sz="0" w:space="0" w:color="auto"/>
        <w:bottom w:val="none" w:sz="0" w:space="0" w:color="auto"/>
        <w:right w:val="none" w:sz="0" w:space="0" w:color="auto"/>
      </w:divBdr>
    </w:div>
    <w:div w:id="1115561915">
      <w:bodyDiv w:val="1"/>
      <w:marLeft w:val="0"/>
      <w:marRight w:val="0"/>
      <w:marTop w:val="0"/>
      <w:marBottom w:val="0"/>
      <w:divBdr>
        <w:top w:val="none" w:sz="0" w:space="0" w:color="auto"/>
        <w:left w:val="none" w:sz="0" w:space="0" w:color="auto"/>
        <w:bottom w:val="none" w:sz="0" w:space="0" w:color="auto"/>
        <w:right w:val="none" w:sz="0" w:space="0" w:color="auto"/>
      </w:divBdr>
    </w:div>
    <w:div w:id="1118379982">
      <w:bodyDiv w:val="1"/>
      <w:marLeft w:val="0"/>
      <w:marRight w:val="0"/>
      <w:marTop w:val="0"/>
      <w:marBottom w:val="0"/>
      <w:divBdr>
        <w:top w:val="none" w:sz="0" w:space="0" w:color="auto"/>
        <w:left w:val="none" w:sz="0" w:space="0" w:color="auto"/>
        <w:bottom w:val="none" w:sz="0" w:space="0" w:color="auto"/>
        <w:right w:val="none" w:sz="0" w:space="0" w:color="auto"/>
      </w:divBdr>
    </w:div>
    <w:div w:id="1120805592">
      <w:bodyDiv w:val="1"/>
      <w:marLeft w:val="0"/>
      <w:marRight w:val="0"/>
      <w:marTop w:val="0"/>
      <w:marBottom w:val="0"/>
      <w:divBdr>
        <w:top w:val="none" w:sz="0" w:space="0" w:color="auto"/>
        <w:left w:val="none" w:sz="0" w:space="0" w:color="auto"/>
        <w:bottom w:val="none" w:sz="0" w:space="0" w:color="auto"/>
        <w:right w:val="none" w:sz="0" w:space="0" w:color="auto"/>
      </w:divBdr>
    </w:div>
    <w:div w:id="1130634622">
      <w:bodyDiv w:val="1"/>
      <w:marLeft w:val="0"/>
      <w:marRight w:val="0"/>
      <w:marTop w:val="0"/>
      <w:marBottom w:val="0"/>
      <w:divBdr>
        <w:top w:val="none" w:sz="0" w:space="0" w:color="auto"/>
        <w:left w:val="none" w:sz="0" w:space="0" w:color="auto"/>
        <w:bottom w:val="none" w:sz="0" w:space="0" w:color="auto"/>
        <w:right w:val="none" w:sz="0" w:space="0" w:color="auto"/>
      </w:divBdr>
    </w:div>
    <w:div w:id="1133137724">
      <w:bodyDiv w:val="1"/>
      <w:marLeft w:val="0"/>
      <w:marRight w:val="0"/>
      <w:marTop w:val="0"/>
      <w:marBottom w:val="0"/>
      <w:divBdr>
        <w:top w:val="none" w:sz="0" w:space="0" w:color="auto"/>
        <w:left w:val="none" w:sz="0" w:space="0" w:color="auto"/>
        <w:bottom w:val="none" w:sz="0" w:space="0" w:color="auto"/>
        <w:right w:val="none" w:sz="0" w:space="0" w:color="auto"/>
      </w:divBdr>
    </w:div>
    <w:div w:id="1142386358">
      <w:bodyDiv w:val="1"/>
      <w:marLeft w:val="0"/>
      <w:marRight w:val="0"/>
      <w:marTop w:val="0"/>
      <w:marBottom w:val="0"/>
      <w:divBdr>
        <w:top w:val="none" w:sz="0" w:space="0" w:color="auto"/>
        <w:left w:val="none" w:sz="0" w:space="0" w:color="auto"/>
        <w:bottom w:val="none" w:sz="0" w:space="0" w:color="auto"/>
        <w:right w:val="none" w:sz="0" w:space="0" w:color="auto"/>
      </w:divBdr>
    </w:div>
    <w:div w:id="1145005079">
      <w:bodyDiv w:val="1"/>
      <w:marLeft w:val="0"/>
      <w:marRight w:val="0"/>
      <w:marTop w:val="0"/>
      <w:marBottom w:val="0"/>
      <w:divBdr>
        <w:top w:val="none" w:sz="0" w:space="0" w:color="auto"/>
        <w:left w:val="none" w:sz="0" w:space="0" w:color="auto"/>
        <w:bottom w:val="none" w:sz="0" w:space="0" w:color="auto"/>
        <w:right w:val="none" w:sz="0" w:space="0" w:color="auto"/>
      </w:divBdr>
    </w:div>
    <w:div w:id="1153109300">
      <w:bodyDiv w:val="1"/>
      <w:marLeft w:val="0"/>
      <w:marRight w:val="0"/>
      <w:marTop w:val="0"/>
      <w:marBottom w:val="0"/>
      <w:divBdr>
        <w:top w:val="none" w:sz="0" w:space="0" w:color="auto"/>
        <w:left w:val="none" w:sz="0" w:space="0" w:color="auto"/>
        <w:bottom w:val="none" w:sz="0" w:space="0" w:color="auto"/>
        <w:right w:val="none" w:sz="0" w:space="0" w:color="auto"/>
      </w:divBdr>
    </w:div>
    <w:div w:id="1154487736">
      <w:bodyDiv w:val="1"/>
      <w:marLeft w:val="0"/>
      <w:marRight w:val="0"/>
      <w:marTop w:val="0"/>
      <w:marBottom w:val="0"/>
      <w:divBdr>
        <w:top w:val="none" w:sz="0" w:space="0" w:color="auto"/>
        <w:left w:val="none" w:sz="0" w:space="0" w:color="auto"/>
        <w:bottom w:val="none" w:sz="0" w:space="0" w:color="auto"/>
        <w:right w:val="none" w:sz="0" w:space="0" w:color="auto"/>
      </w:divBdr>
    </w:div>
    <w:div w:id="1155796963">
      <w:bodyDiv w:val="1"/>
      <w:marLeft w:val="0"/>
      <w:marRight w:val="0"/>
      <w:marTop w:val="0"/>
      <w:marBottom w:val="0"/>
      <w:divBdr>
        <w:top w:val="none" w:sz="0" w:space="0" w:color="auto"/>
        <w:left w:val="none" w:sz="0" w:space="0" w:color="auto"/>
        <w:bottom w:val="none" w:sz="0" w:space="0" w:color="auto"/>
        <w:right w:val="none" w:sz="0" w:space="0" w:color="auto"/>
      </w:divBdr>
    </w:div>
    <w:div w:id="1156144526">
      <w:bodyDiv w:val="1"/>
      <w:marLeft w:val="0"/>
      <w:marRight w:val="0"/>
      <w:marTop w:val="0"/>
      <w:marBottom w:val="0"/>
      <w:divBdr>
        <w:top w:val="none" w:sz="0" w:space="0" w:color="auto"/>
        <w:left w:val="none" w:sz="0" w:space="0" w:color="auto"/>
        <w:bottom w:val="none" w:sz="0" w:space="0" w:color="auto"/>
        <w:right w:val="none" w:sz="0" w:space="0" w:color="auto"/>
      </w:divBdr>
    </w:div>
    <w:div w:id="1159078795">
      <w:bodyDiv w:val="1"/>
      <w:marLeft w:val="0"/>
      <w:marRight w:val="0"/>
      <w:marTop w:val="0"/>
      <w:marBottom w:val="0"/>
      <w:divBdr>
        <w:top w:val="none" w:sz="0" w:space="0" w:color="auto"/>
        <w:left w:val="none" w:sz="0" w:space="0" w:color="auto"/>
        <w:bottom w:val="none" w:sz="0" w:space="0" w:color="auto"/>
        <w:right w:val="none" w:sz="0" w:space="0" w:color="auto"/>
      </w:divBdr>
    </w:div>
    <w:div w:id="1176765954">
      <w:bodyDiv w:val="1"/>
      <w:marLeft w:val="0"/>
      <w:marRight w:val="0"/>
      <w:marTop w:val="0"/>
      <w:marBottom w:val="0"/>
      <w:divBdr>
        <w:top w:val="none" w:sz="0" w:space="0" w:color="auto"/>
        <w:left w:val="none" w:sz="0" w:space="0" w:color="auto"/>
        <w:bottom w:val="none" w:sz="0" w:space="0" w:color="auto"/>
        <w:right w:val="none" w:sz="0" w:space="0" w:color="auto"/>
      </w:divBdr>
    </w:div>
    <w:div w:id="1179075488">
      <w:bodyDiv w:val="1"/>
      <w:marLeft w:val="0"/>
      <w:marRight w:val="0"/>
      <w:marTop w:val="0"/>
      <w:marBottom w:val="0"/>
      <w:divBdr>
        <w:top w:val="none" w:sz="0" w:space="0" w:color="auto"/>
        <w:left w:val="none" w:sz="0" w:space="0" w:color="auto"/>
        <w:bottom w:val="none" w:sz="0" w:space="0" w:color="auto"/>
        <w:right w:val="none" w:sz="0" w:space="0" w:color="auto"/>
      </w:divBdr>
    </w:div>
    <w:div w:id="1180386728">
      <w:bodyDiv w:val="1"/>
      <w:marLeft w:val="0"/>
      <w:marRight w:val="0"/>
      <w:marTop w:val="0"/>
      <w:marBottom w:val="0"/>
      <w:divBdr>
        <w:top w:val="none" w:sz="0" w:space="0" w:color="auto"/>
        <w:left w:val="none" w:sz="0" w:space="0" w:color="auto"/>
        <w:bottom w:val="none" w:sz="0" w:space="0" w:color="auto"/>
        <w:right w:val="none" w:sz="0" w:space="0" w:color="auto"/>
      </w:divBdr>
    </w:div>
    <w:div w:id="1183865028">
      <w:bodyDiv w:val="1"/>
      <w:marLeft w:val="0"/>
      <w:marRight w:val="0"/>
      <w:marTop w:val="0"/>
      <w:marBottom w:val="0"/>
      <w:divBdr>
        <w:top w:val="none" w:sz="0" w:space="0" w:color="auto"/>
        <w:left w:val="none" w:sz="0" w:space="0" w:color="auto"/>
        <w:bottom w:val="none" w:sz="0" w:space="0" w:color="auto"/>
        <w:right w:val="none" w:sz="0" w:space="0" w:color="auto"/>
      </w:divBdr>
    </w:div>
    <w:div w:id="1185359792">
      <w:bodyDiv w:val="1"/>
      <w:marLeft w:val="0"/>
      <w:marRight w:val="0"/>
      <w:marTop w:val="0"/>
      <w:marBottom w:val="0"/>
      <w:divBdr>
        <w:top w:val="none" w:sz="0" w:space="0" w:color="auto"/>
        <w:left w:val="none" w:sz="0" w:space="0" w:color="auto"/>
        <w:bottom w:val="none" w:sz="0" w:space="0" w:color="auto"/>
        <w:right w:val="none" w:sz="0" w:space="0" w:color="auto"/>
      </w:divBdr>
    </w:div>
    <w:div w:id="1187601747">
      <w:bodyDiv w:val="1"/>
      <w:marLeft w:val="0"/>
      <w:marRight w:val="0"/>
      <w:marTop w:val="0"/>
      <w:marBottom w:val="0"/>
      <w:divBdr>
        <w:top w:val="none" w:sz="0" w:space="0" w:color="auto"/>
        <w:left w:val="none" w:sz="0" w:space="0" w:color="auto"/>
        <w:bottom w:val="none" w:sz="0" w:space="0" w:color="auto"/>
        <w:right w:val="none" w:sz="0" w:space="0" w:color="auto"/>
      </w:divBdr>
    </w:div>
    <w:div w:id="1190558968">
      <w:bodyDiv w:val="1"/>
      <w:marLeft w:val="0"/>
      <w:marRight w:val="0"/>
      <w:marTop w:val="0"/>
      <w:marBottom w:val="0"/>
      <w:divBdr>
        <w:top w:val="none" w:sz="0" w:space="0" w:color="auto"/>
        <w:left w:val="none" w:sz="0" w:space="0" w:color="auto"/>
        <w:bottom w:val="none" w:sz="0" w:space="0" w:color="auto"/>
        <w:right w:val="none" w:sz="0" w:space="0" w:color="auto"/>
      </w:divBdr>
    </w:div>
    <w:div w:id="1196231517">
      <w:bodyDiv w:val="1"/>
      <w:marLeft w:val="0"/>
      <w:marRight w:val="0"/>
      <w:marTop w:val="0"/>
      <w:marBottom w:val="0"/>
      <w:divBdr>
        <w:top w:val="none" w:sz="0" w:space="0" w:color="auto"/>
        <w:left w:val="none" w:sz="0" w:space="0" w:color="auto"/>
        <w:bottom w:val="none" w:sz="0" w:space="0" w:color="auto"/>
        <w:right w:val="none" w:sz="0" w:space="0" w:color="auto"/>
      </w:divBdr>
    </w:div>
    <w:div w:id="1196581304">
      <w:bodyDiv w:val="1"/>
      <w:marLeft w:val="0"/>
      <w:marRight w:val="0"/>
      <w:marTop w:val="0"/>
      <w:marBottom w:val="0"/>
      <w:divBdr>
        <w:top w:val="none" w:sz="0" w:space="0" w:color="auto"/>
        <w:left w:val="none" w:sz="0" w:space="0" w:color="auto"/>
        <w:bottom w:val="none" w:sz="0" w:space="0" w:color="auto"/>
        <w:right w:val="none" w:sz="0" w:space="0" w:color="auto"/>
      </w:divBdr>
    </w:div>
    <w:div w:id="1199582989">
      <w:bodyDiv w:val="1"/>
      <w:marLeft w:val="0"/>
      <w:marRight w:val="0"/>
      <w:marTop w:val="0"/>
      <w:marBottom w:val="0"/>
      <w:divBdr>
        <w:top w:val="none" w:sz="0" w:space="0" w:color="auto"/>
        <w:left w:val="none" w:sz="0" w:space="0" w:color="auto"/>
        <w:bottom w:val="none" w:sz="0" w:space="0" w:color="auto"/>
        <w:right w:val="none" w:sz="0" w:space="0" w:color="auto"/>
      </w:divBdr>
    </w:div>
    <w:div w:id="1201090210">
      <w:bodyDiv w:val="1"/>
      <w:marLeft w:val="0"/>
      <w:marRight w:val="0"/>
      <w:marTop w:val="0"/>
      <w:marBottom w:val="0"/>
      <w:divBdr>
        <w:top w:val="none" w:sz="0" w:space="0" w:color="auto"/>
        <w:left w:val="none" w:sz="0" w:space="0" w:color="auto"/>
        <w:bottom w:val="none" w:sz="0" w:space="0" w:color="auto"/>
        <w:right w:val="none" w:sz="0" w:space="0" w:color="auto"/>
      </w:divBdr>
    </w:div>
    <w:div w:id="1204951371">
      <w:bodyDiv w:val="1"/>
      <w:marLeft w:val="0"/>
      <w:marRight w:val="0"/>
      <w:marTop w:val="0"/>
      <w:marBottom w:val="0"/>
      <w:divBdr>
        <w:top w:val="none" w:sz="0" w:space="0" w:color="auto"/>
        <w:left w:val="none" w:sz="0" w:space="0" w:color="auto"/>
        <w:bottom w:val="none" w:sz="0" w:space="0" w:color="auto"/>
        <w:right w:val="none" w:sz="0" w:space="0" w:color="auto"/>
      </w:divBdr>
    </w:div>
    <w:div w:id="1207448039">
      <w:bodyDiv w:val="1"/>
      <w:marLeft w:val="0"/>
      <w:marRight w:val="0"/>
      <w:marTop w:val="0"/>
      <w:marBottom w:val="0"/>
      <w:divBdr>
        <w:top w:val="none" w:sz="0" w:space="0" w:color="auto"/>
        <w:left w:val="none" w:sz="0" w:space="0" w:color="auto"/>
        <w:bottom w:val="none" w:sz="0" w:space="0" w:color="auto"/>
        <w:right w:val="none" w:sz="0" w:space="0" w:color="auto"/>
      </w:divBdr>
    </w:div>
    <w:div w:id="1212960046">
      <w:bodyDiv w:val="1"/>
      <w:marLeft w:val="0"/>
      <w:marRight w:val="0"/>
      <w:marTop w:val="0"/>
      <w:marBottom w:val="0"/>
      <w:divBdr>
        <w:top w:val="none" w:sz="0" w:space="0" w:color="auto"/>
        <w:left w:val="none" w:sz="0" w:space="0" w:color="auto"/>
        <w:bottom w:val="none" w:sz="0" w:space="0" w:color="auto"/>
        <w:right w:val="none" w:sz="0" w:space="0" w:color="auto"/>
      </w:divBdr>
    </w:div>
    <w:div w:id="1216621703">
      <w:bodyDiv w:val="1"/>
      <w:marLeft w:val="0"/>
      <w:marRight w:val="0"/>
      <w:marTop w:val="0"/>
      <w:marBottom w:val="0"/>
      <w:divBdr>
        <w:top w:val="none" w:sz="0" w:space="0" w:color="auto"/>
        <w:left w:val="none" w:sz="0" w:space="0" w:color="auto"/>
        <w:bottom w:val="none" w:sz="0" w:space="0" w:color="auto"/>
        <w:right w:val="none" w:sz="0" w:space="0" w:color="auto"/>
      </w:divBdr>
    </w:div>
    <w:div w:id="1219126669">
      <w:bodyDiv w:val="1"/>
      <w:marLeft w:val="0"/>
      <w:marRight w:val="0"/>
      <w:marTop w:val="0"/>
      <w:marBottom w:val="0"/>
      <w:divBdr>
        <w:top w:val="none" w:sz="0" w:space="0" w:color="auto"/>
        <w:left w:val="none" w:sz="0" w:space="0" w:color="auto"/>
        <w:bottom w:val="none" w:sz="0" w:space="0" w:color="auto"/>
        <w:right w:val="none" w:sz="0" w:space="0" w:color="auto"/>
      </w:divBdr>
    </w:div>
    <w:div w:id="1219511674">
      <w:bodyDiv w:val="1"/>
      <w:marLeft w:val="0"/>
      <w:marRight w:val="0"/>
      <w:marTop w:val="0"/>
      <w:marBottom w:val="0"/>
      <w:divBdr>
        <w:top w:val="none" w:sz="0" w:space="0" w:color="auto"/>
        <w:left w:val="none" w:sz="0" w:space="0" w:color="auto"/>
        <w:bottom w:val="none" w:sz="0" w:space="0" w:color="auto"/>
        <w:right w:val="none" w:sz="0" w:space="0" w:color="auto"/>
      </w:divBdr>
    </w:div>
    <w:div w:id="1220091934">
      <w:bodyDiv w:val="1"/>
      <w:marLeft w:val="0"/>
      <w:marRight w:val="0"/>
      <w:marTop w:val="0"/>
      <w:marBottom w:val="0"/>
      <w:divBdr>
        <w:top w:val="none" w:sz="0" w:space="0" w:color="auto"/>
        <w:left w:val="none" w:sz="0" w:space="0" w:color="auto"/>
        <w:bottom w:val="none" w:sz="0" w:space="0" w:color="auto"/>
        <w:right w:val="none" w:sz="0" w:space="0" w:color="auto"/>
      </w:divBdr>
    </w:div>
    <w:div w:id="1222207006">
      <w:bodyDiv w:val="1"/>
      <w:marLeft w:val="0"/>
      <w:marRight w:val="0"/>
      <w:marTop w:val="0"/>
      <w:marBottom w:val="0"/>
      <w:divBdr>
        <w:top w:val="none" w:sz="0" w:space="0" w:color="auto"/>
        <w:left w:val="none" w:sz="0" w:space="0" w:color="auto"/>
        <w:bottom w:val="none" w:sz="0" w:space="0" w:color="auto"/>
        <w:right w:val="none" w:sz="0" w:space="0" w:color="auto"/>
      </w:divBdr>
    </w:div>
    <w:div w:id="1223952331">
      <w:bodyDiv w:val="1"/>
      <w:marLeft w:val="0"/>
      <w:marRight w:val="0"/>
      <w:marTop w:val="0"/>
      <w:marBottom w:val="0"/>
      <w:divBdr>
        <w:top w:val="none" w:sz="0" w:space="0" w:color="auto"/>
        <w:left w:val="none" w:sz="0" w:space="0" w:color="auto"/>
        <w:bottom w:val="none" w:sz="0" w:space="0" w:color="auto"/>
        <w:right w:val="none" w:sz="0" w:space="0" w:color="auto"/>
      </w:divBdr>
    </w:div>
    <w:div w:id="1230649126">
      <w:bodyDiv w:val="1"/>
      <w:marLeft w:val="0"/>
      <w:marRight w:val="0"/>
      <w:marTop w:val="0"/>
      <w:marBottom w:val="0"/>
      <w:divBdr>
        <w:top w:val="none" w:sz="0" w:space="0" w:color="auto"/>
        <w:left w:val="none" w:sz="0" w:space="0" w:color="auto"/>
        <w:bottom w:val="none" w:sz="0" w:space="0" w:color="auto"/>
        <w:right w:val="none" w:sz="0" w:space="0" w:color="auto"/>
      </w:divBdr>
    </w:div>
    <w:div w:id="1241252071">
      <w:bodyDiv w:val="1"/>
      <w:marLeft w:val="0"/>
      <w:marRight w:val="0"/>
      <w:marTop w:val="0"/>
      <w:marBottom w:val="0"/>
      <w:divBdr>
        <w:top w:val="none" w:sz="0" w:space="0" w:color="auto"/>
        <w:left w:val="none" w:sz="0" w:space="0" w:color="auto"/>
        <w:bottom w:val="none" w:sz="0" w:space="0" w:color="auto"/>
        <w:right w:val="none" w:sz="0" w:space="0" w:color="auto"/>
      </w:divBdr>
    </w:div>
    <w:div w:id="1251692065">
      <w:bodyDiv w:val="1"/>
      <w:marLeft w:val="0"/>
      <w:marRight w:val="0"/>
      <w:marTop w:val="0"/>
      <w:marBottom w:val="0"/>
      <w:divBdr>
        <w:top w:val="none" w:sz="0" w:space="0" w:color="auto"/>
        <w:left w:val="none" w:sz="0" w:space="0" w:color="auto"/>
        <w:bottom w:val="none" w:sz="0" w:space="0" w:color="auto"/>
        <w:right w:val="none" w:sz="0" w:space="0" w:color="auto"/>
      </w:divBdr>
    </w:div>
    <w:div w:id="1255551908">
      <w:bodyDiv w:val="1"/>
      <w:marLeft w:val="0"/>
      <w:marRight w:val="0"/>
      <w:marTop w:val="0"/>
      <w:marBottom w:val="0"/>
      <w:divBdr>
        <w:top w:val="none" w:sz="0" w:space="0" w:color="auto"/>
        <w:left w:val="none" w:sz="0" w:space="0" w:color="auto"/>
        <w:bottom w:val="none" w:sz="0" w:space="0" w:color="auto"/>
        <w:right w:val="none" w:sz="0" w:space="0" w:color="auto"/>
      </w:divBdr>
    </w:div>
    <w:div w:id="1256674887">
      <w:bodyDiv w:val="1"/>
      <w:marLeft w:val="0"/>
      <w:marRight w:val="0"/>
      <w:marTop w:val="0"/>
      <w:marBottom w:val="0"/>
      <w:divBdr>
        <w:top w:val="none" w:sz="0" w:space="0" w:color="auto"/>
        <w:left w:val="none" w:sz="0" w:space="0" w:color="auto"/>
        <w:bottom w:val="none" w:sz="0" w:space="0" w:color="auto"/>
        <w:right w:val="none" w:sz="0" w:space="0" w:color="auto"/>
      </w:divBdr>
    </w:div>
    <w:div w:id="1258323510">
      <w:bodyDiv w:val="1"/>
      <w:marLeft w:val="0"/>
      <w:marRight w:val="0"/>
      <w:marTop w:val="0"/>
      <w:marBottom w:val="0"/>
      <w:divBdr>
        <w:top w:val="none" w:sz="0" w:space="0" w:color="auto"/>
        <w:left w:val="none" w:sz="0" w:space="0" w:color="auto"/>
        <w:bottom w:val="none" w:sz="0" w:space="0" w:color="auto"/>
        <w:right w:val="none" w:sz="0" w:space="0" w:color="auto"/>
      </w:divBdr>
    </w:div>
    <w:div w:id="1259675899">
      <w:bodyDiv w:val="1"/>
      <w:marLeft w:val="0"/>
      <w:marRight w:val="0"/>
      <w:marTop w:val="0"/>
      <w:marBottom w:val="0"/>
      <w:divBdr>
        <w:top w:val="none" w:sz="0" w:space="0" w:color="auto"/>
        <w:left w:val="none" w:sz="0" w:space="0" w:color="auto"/>
        <w:bottom w:val="none" w:sz="0" w:space="0" w:color="auto"/>
        <w:right w:val="none" w:sz="0" w:space="0" w:color="auto"/>
      </w:divBdr>
    </w:div>
    <w:div w:id="1270812847">
      <w:bodyDiv w:val="1"/>
      <w:marLeft w:val="0"/>
      <w:marRight w:val="0"/>
      <w:marTop w:val="0"/>
      <w:marBottom w:val="0"/>
      <w:divBdr>
        <w:top w:val="none" w:sz="0" w:space="0" w:color="auto"/>
        <w:left w:val="none" w:sz="0" w:space="0" w:color="auto"/>
        <w:bottom w:val="none" w:sz="0" w:space="0" w:color="auto"/>
        <w:right w:val="none" w:sz="0" w:space="0" w:color="auto"/>
      </w:divBdr>
    </w:div>
    <w:div w:id="1274020006">
      <w:bodyDiv w:val="1"/>
      <w:marLeft w:val="0"/>
      <w:marRight w:val="0"/>
      <w:marTop w:val="0"/>
      <w:marBottom w:val="0"/>
      <w:divBdr>
        <w:top w:val="none" w:sz="0" w:space="0" w:color="auto"/>
        <w:left w:val="none" w:sz="0" w:space="0" w:color="auto"/>
        <w:bottom w:val="none" w:sz="0" w:space="0" w:color="auto"/>
        <w:right w:val="none" w:sz="0" w:space="0" w:color="auto"/>
      </w:divBdr>
    </w:div>
    <w:div w:id="1281492675">
      <w:bodyDiv w:val="1"/>
      <w:marLeft w:val="0"/>
      <w:marRight w:val="0"/>
      <w:marTop w:val="0"/>
      <w:marBottom w:val="0"/>
      <w:divBdr>
        <w:top w:val="none" w:sz="0" w:space="0" w:color="auto"/>
        <w:left w:val="none" w:sz="0" w:space="0" w:color="auto"/>
        <w:bottom w:val="none" w:sz="0" w:space="0" w:color="auto"/>
        <w:right w:val="none" w:sz="0" w:space="0" w:color="auto"/>
      </w:divBdr>
    </w:div>
    <w:div w:id="1295678987">
      <w:bodyDiv w:val="1"/>
      <w:marLeft w:val="0"/>
      <w:marRight w:val="0"/>
      <w:marTop w:val="0"/>
      <w:marBottom w:val="0"/>
      <w:divBdr>
        <w:top w:val="none" w:sz="0" w:space="0" w:color="auto"/>
        <w:left w:val="none" w:sz="0" w:space="0" w:color="auto"/>
        <w:bottom w:val="none" w:sz="0" w:space="0" w:color="auto"/>
        <w:right w:val="none" w:sz="0" w:space="0" w:color="auto"/>
      </w:divBdr>
    </w:div>
    <w:div w:id="1298415538">
      <w:bodyDiv w:val="1"/>
      <w:marLeft w:val="0"/>
      <w:marRight w:val="0"/>
      <w:marTop w:val="0"/>
      <w:marBottom w:val="0"/>
      <w:divBdr>
        <w:top w:val="none" w:sz="0" w:space="0" w:color="auto"/>
        <w:left w:val="none" w:sz="0" w:space="0" w:color="auto"/>
        <w:bottom w:val="none" w:sz="0" w:space="0" w:color="auto"/>
        <w:right w:val="none" w:sz="0" w:space="0" w:color="auto"/>
      </w:divBdr>
    </w:div>
    <w:div w:id="1299191913">
      <w:bodyDiv w:val="1"/>
      <w:marLeft w:val="0"/>
      <w:marRight w:val="0"/>
      <w:marTop w:val="0"/>
      <w:marBottom w:val="0"/>
      <w:divBdr>
        <w:top w:val="none" w:sz="0" w:space="0" w:color="auto"/>
        <w:left w:val="none" w:sz="0" w:space="0" w:color="auto"/>
        <w:bottom w:val="none" w:sz="0" w:space="0" w:color="auto"/>
        <w:right w:val="none" w:sz="0" w:space="0" w:color="auto"/>
      </w:divBdr>
    </w:div>
    <w:div w:id="1308895901">
      <w:bodyDiv w:val="1"/>
      <w:marLeft w:val="0"/>
      <w:marRight w:val="0"/>
      <w:marTop w:val="0"/>
      <w:marBottom w:val="0"/>
      <w:divBdr>
        <w:top w:val="none" w:sz="0" w:space="0" w:color="auto"/>
        <w:left w:val="none" w:sz="0" w:space="0" w:color="auto"/>
        <w:bottom w:val="none" w:sz="0" w:space="0" w:color="auto"/>
        <w:right w:val="none" w:sz="0" w:space="0" w:color="auto"/>
      </w:divBdr>
    </w:div>
    <w:div w:id="1311444504">
      <w:bodyDiv w:val="1"/>
      <w:marLeft w:val="0"/>
      <w:marRight w:val="0"/>
      <w:marTop w:val="0"/>
      <w:marBottom w:val="0"/>
      <w:divBdr>
        <w:top w:val="none" w:sz="0" w:space="0" w:color="auto"/>
        <w:left w:val="none" w:sz="0" w:space="0" w:color="auto"/>
        <w:bottom w:val="none" w:sz="0" w:space="0" w:color="auto"/>
        <w:right w:val="none" w:sz="0" w:space="0" w:color="auto"/>
      </w:divBdr>
    </w:div>
    <w:div w:id="1311978454">
      <w:bodyDiv w:val="1"/>
      <w:marLeft w:val="0"/>
      <w:marRight w:val="0"/>
      <w:marTop w:val="0"/>
      <w:marBottom w:val="0"/>
      <w:divBdr>
        <w:top w:val="none" w:sz="0" w:space="0" w:color="auto"/>
        <w:left w:val="none" w:sz="0" w:space="0" w:color="auto"/>
        <w:bottom w:val="none" w:sz="0" w:space="0" w:color="auto"/>
        <w:right w:val="none" w:sz="0" w:space="0" w:color="auto"/>
      </w:divBdr>
    </w:div>
    <w:div w:id="1312514149">
      <w:bodyDiv w:val="1"/>
      <w:marLeft w:val="0"/>
      <w:marRight w:val="0"/>
      <w:marTop w:val="0"/>
      <w:marBottom w:val="0"/>
      <w:divBdr>
        <w:top w:val="none" w:sz="0" w:space="0" w:color="auto"/>
        <w:left w:val="none" w:sz="0" w:space="0" w:color="auto"/>
        <w:bottom w:val="none" w:sz="0" w:space="0" w:color="auto"/>
        <w:right w:val="none" w:sz="0" w:space="0" w:color="auto"/>
      </w:divBdr>
    </w:div>
    <w:div w:id="1319075582">
      <w:bodyDiv w:val="1"/>
      <w:marLeft w:val="0"/>
      <w:marRight w:val="0"/>
      <w:marTop w:val="0"/>
      <w:marBottom w:val="0"/>
      <w:divBdr>
        <w:top w:val="none" w:sz="0" w:space="0" w:color="auto"/>
        <w:left w:val="none" w:sz="0" w:space="0" w:color="auto"/>
        <w:bottom w:val="none" w:sz="0" w:space="0" w:color="auto"/>
        <w:right w:val="none" w:sz="0" w:space="0" w:color="auto"/>
      </w:divBdr>
    </w:div>
    <w:div w:id="1320189301">
      <w:bodyDiv w:val="1"/>
      <w:marLeft w:val="0"/>
      <w:marRight w:val="0"/>
      <w:marTop w:val="0"/>
      <w:marBottom w:val="0"/>
      <w:divBdr>
        <w:top w:val="none" w:sz="0" w:space="0" w:color="auto"/>
        <w:left w:val="none" w:sz="0" w:space="0" w:color="auto"/>
        <w:bottom w:val="none" w:sz="0" w:space="0" w:color="auto"/>
        <w:right w:val="none" w:sz="0" w:space="0" w:color="auto"/>
      </w:divBdr>
    </w:div>
    <w:div w:id="1322155095">
      <w:bodyDiv w:val="1"/>
      <w:marLeft w:val="0"/>
      <w:marRight w:val="0"/>
      <w:marTop w:val="0"/>
      <w:marBottom w:val="0"/>
      <w:divBdr>
        <w:top w:val="none" w:sz="0" w:space="0" w:color="auto"/>
        <w:left w:val="none" w:sz="0" w:space="0" w:color="auto"/>
        <w:bottom w:val="none" w:sz="0" w:space="0" w:color="auto"/>
        <w:right w:val="none" w:sz="0" w:space="0" w:color="auto"/>
      </w:divBdr>
    </w:div>
    <w:div w:id="1322349751">
      <w:bodyDiv w:val="1"/>
      <w:marLeft w:val="0"/>
      <w:marRight w:val="0"/>
      <w:marTop w:val="0"/>
      <w:marBottom w:val="0"/>
      <w:divBdr>
        <w:top w:val="none" w:sz="0" w:space="0" w:color="auto"/>
        <w:left w:val="none" w:sz="0" w:space="0" w:color="auto"/>
        <w:bottom w:val="none" w:sz="0" w:space="0" w:color="auto"/>
        <w:right w:val="none" w:sz="0" w:space="0" w:color="auto"/>
      </w:divBdr>
    </w:div>
    <w:div w:id="1332102436">
      <w:bodyDiv w:val="1"/>
      <w:marLeft w:val="0"/>
      <w:marRight w:val="0"/>
      <w:marTop w:val="0"/>
      <w:marBottom w:val="0"/>
      <w:divBdr>
        <w:top w:val="none" w:sz="0" w:space="0" w:color="auto"/>
        <w:left w:val="none" w:sz="0" w:space="0" w:color="auto"/>
        <w:bottom w:val="none" w:sz="0" w:space="0" w:color="auto"/>
        <w:right w:val="none" w:sz="0" w:space="0" w:color="auto"/>
      </w:divBdr>
    </w:div>
    <w:div w:id="1333097558">
      <w:bodyDiv w:val="1"/>
      <w:marLeft w:val="0"/>
      <w:marRight w:val="0"/>
      <w:marTop w:val="0"/>
      <w:marBottom w:val="0"/>
      <w:divBdr>
        <w:top w:val="none" w:sz="0" w:space="0" w:color="auto"/>
        <w:left w:val="none" w:sz="0" w:space="0" w:color="auto"/>
        <w:bottom w:val="none" w:sz="0" w:space="0" w:color="auto"/>
        <w:right w:val="none" w:sz="0" w:space="0" w:color="auto"/>
      </w:divBdr>
    </w:div>
    <w:div w:id="1335382520">
      <w:bodyDiv w:val="1"/>
      <w:marLeft w:val="0"/>
      <w:marRight w:val="0"/>
      <w:marTop w:val="0"/>
      <w:marBottom w:val="0"/>
      <w:divBdr>
        <w:top w:val="none" w:sz="0" w:space="0" w:color="auto"/>
        <w:left w:val="none" w:sz="0" w:space="0" w:color="auto"/>
        <w:bottom w:val="none" w:sz="0" w:space="0" w:color="auto"/>
        <w:right w:val="none" w:sz="0" w:space="0" w:color="auto"/>
      </w:divBdr>
    </w:div>
    <w:div w:id="1335645338">
      <w:bodyDiv w:val="1"/>
      <w:marLeft w:val="0"/>
      <w:marRight w:val="0"/>
      <w:marTop w:val="0"/>
      <w:marBottom w:val="0"/>
      <w:divBdr>
        <w:top w:val="none" w:sz="0" w:space="0" w:color="auto"/>
        <w:left w:val="none" w:sz="0" w:space="0" w:color="auto"/>
        <w:bottom w:val="none" w:sz="0" w:space="0" w:color="auto"/>
        <w:right w:val="none" w:sz="0" w:space="0" w:color="auto"/>
      </w:divBdr>
    </w:div>
    <w:div w:id="1342930868">
      <w:bodyDiv w:val="1"/>
      <w:marLeft w:val="0"/>
      <w:marRight w:val="0"/>
      <w:marTop w:val="0"/>
      <w:marBottom w:val="0"/>
      <w:divBdr>
        <w:top w:val="none" w:sz="0" w:space="0" w:color="auto"/>
        <w:left w:val="none" w:sz="0" w:space="0" w:color="auto"/>
        <w:bottom w:val="none" w:sz="0" w:space="0" w:color="auto"/>
        <w:right w:val="none" w:sz="0" w:space="0" w:color="auto"/>
      </w:divBdr>
    </w:div>
    <w:div w:id="1346517770">
      <w:bodyDiv w:val="1"/>
      <w:marLeft w:val="0"/>
      <w:marRight w:val="0"/>
      <w:marTop w:val="0"/>
      <w:marBottom w:val="0"/>
      <w:divBdr>
        <w:top w:val="none" w:sz="0" w:space="0" w:color="auto"/>
        <w:left w:val="none" w:sz="0" w:space="0" w:color="auto"/>
        <w:bottom w:val="none" w:sz="0" w:space="0" w:color="auto"/>
        <w:right w:val="none" w:sz="0" w:space="0" w:color="auto"/>
      </w:divBdr>
    </w:div>
    <w:div w:id="1349287438">
      <w:bodyDiv w:val="1"/>
      <w:marLeft w:val="0"/>
      <w:marRight w:val="0"/>
      <w:marTop w:val="0"/>
      <w:marBottom w:val="0"/>
      <w:divBdr>
        <w:top w:val="none" w:sz="0" w:space="0" w:color="auto"/>
        <w:left w:val="none" w:sz="0" w:space="0" w:color="auto"/>
        <w:bottom w:val="none" w:sz="0" w:space="0" w:color="auto"/>
        <w:right w:val="none" w:sz="0" w:space="0" w:color="auto"/>
      </w:divBdr>
    </w:div>
    <w:div w:id="1354069326">
      <w:bodyDiv w:val="1"/>
      <w:marLeft w:val="0"/>
      <w:marRight w:val="0"/>
      <w:marTop w:val="0"/>
      <w:marBottom w:val="0"/>
      <w:divBdr>
        <w:top w:val="none" w:sz="0" w:space="0" w:color="auto"/>
        <w:left w:val="none" w:sz="0" w:space="0" w:color="auto"/>
        <w:bottom w:val="none" w:sz="0" w:space="0" w:color="auto"/>
        <w:right w:val="none" w:sz="0" w:space="0" w:color="auto"/>
      </w:divBdr>
    </w:div>
    <w:div w:id="1354378455">
      <w:bodyDiv w:val="1"/>
      <w:marLeft w:val="0"/>
      <w:marRight w:val="0"/>
      <w:marTop w:val="0"/>
      <w:marBottom w:val="0"/>
      <w:divBdr>
        <w:top w:val="none" w:sz="0" w:space="0" w:color="auto"/>
        <w:left w:val="none" w:sz="0" w:space="0" w:color="auto"/>
        <w:bottom w:val="none" w:sz="0" w:space="0" w:color="auto"/>
        <w:right w:val="none" w:sz="0" w:space="0" w:color="auto"/>
      </w:divBdr>
    </w:div>
    <w:div w:id="1365981660">
      <w:bodyDiv w:val="1"/>
      <w:marLeft w:val="0"/>
      <w:marRight w:val="0"/>
      <w:marTop w:val="0"/>
      <w:marBottom w:val="0"/>
      <w:divBdr>
        <w:top w:val="none" w:sz="0" w:space="0" w:color="auto"/>
        <w:left w:val="none" w:sz="0" w:space="0" w:color="auto"/>
        <w:bottom w:val="none" w:sz="0" w:space="0" w:color="auto"/>
        <w:right w:val="none" w:sz="0" w:space="0" w:color="auto"/>
      </w:divBdr>
    </w:div>
    <w:div w:id="1366255584">
      <w:bodyDiv w:val="1"/>
      <w:marLeft w:val="0"/>
      <w:marRight w:val="0"/>
      <w:marTop w:val="0"/>
      <w:marBottom w:val="0"/>
      <w:divBdr>
        <w:top w:val="none" w:sz="0" w:space="0" w:color="auto"/>
        <w:left w:val="none" w:sz="0" w:space="0" w:color="auto"/>
        <w:bottom w:val="none" w:sz="0" w:space="0" w:color="auto"/>
        <w:right w:val="none" w:sz="0" w:space="0" w:color="auto"/>
      </w:divBdr>
    </w:div>
    <w:div w:id="1385447487">
      <w:bodyDiv w:val="1"/>
      <w:marLeft w:val="0"/>
      <w:marRight w:val="0"/>
      <w:marTop w:val="0"/>
      <w:marBottom w:val="0"/>
      <w:divBdr>
        <w:top w:val="none" w:sz="0" w:space="0" w:color="auto"/>
        <w:left w:val="none" w:sz="0" w:space="0" w:color="auto"/>
        <w:bottom w:val="none" w:sz="0" w:space="0" w:color="auto"/>
        <w:right w:val="none" w:sz="0" w:space="0" w:color="auto"/>
      </w:divBdr>
    </w:div>
    <w:div w:id="1392078944">
      <w:bodyDiv w:val="1"/>
      <w:marLeft w:val="0"/>
      <w:marRight w:val="0"/>
      <w:marTop w:val="0"/>
      <w:marBottom w:val="0"/>
      <w:divBdr>
        <w:top w:val="none" w:sz="0" w:space="0" w:color="auto"/>
        <w:left w:val="none" w:sz="0" w:space="0" w:color="auto"/>
        <w:bottom w:val="none" w:sz="0" w:space="0" w:color="auto"/>
        <w:right w:val="none" w:sz="0" w:space="0" w:color="auto"/>
      </w:divBdr>
    </w:div>
    <w:div w:id="1407072120">
      <w:bodyDiv w:val="1"/>
      <w:marLeft w:val="0"/>
      <w:marRight w:val="0"/>
      <w:marTop w:val="0"/>
      <w:marBottom w:val="0"/>
      <w:divBdr>
        <w:top w:val="none" w:sz="0" w:space="0" w:color="auto"/>
        <w:left w:val="none" w:sz="0" w:space="0" w:color="auto"/>
        <w:bottom w:val="none" w:sz="0" w:space="0" w:color="auto"/>
        <w:right w:val="none" w:sz="0" w:space="0" w:color="auto"/>
      </w:divBdr>
    </w:div>
    <w:div w:id="1413888920">
      <w:bodyDiv w:val="1"/>
      <w:marLeft w:val="0"/>
      <w:marRight w:val="0"/>
      <w:marTop w:val="0"/>
      <w:marBottom w:val="0"/>
      <w:divBdr>
        <w:top w:val="none" w:sz="0" w:space="0" w:color="auto"/>
        <w:left w:val="none" w:sz="0" w:space="0" w:color="auto"/>
        <w:bottom w:val="none" w:sz="0" w:space="0" w:color="auto"/>
        <w:right w:val="none" w:sz="0" w:space="0" w:color="auto"/>
      </w:divBdr>
    </w:div>
    <w:div w:id="1414401141">
      <w:bodyDiv w:val="1"/>
      <w:marLeft w:val="0"/>
      <w:marRight w:val="0"/>
      <w:marTop w:val="0"/>
      <w:marBottom w:val="0"/>
      <w:divBdr>
        <w:top w:val="none" w:sz="0" w:space="0" w:color="auto"/>
        <w:left w:val="none" w:sz="0" w:space="0" w:color="auto"/>
        <w:bottom w:val="none" w:sz="0" w:space="0" w:color="auto"/>
        <w:right w:val="none" w:sz="0" w:space="0" w:color="auto"/>
      </w:divBdr>
    </w:div>
    <w:div w:id="1417944825">
      <w:bodyDiv w:val="1"/>
      <w:marLeft w:val="0"/>
      <w:marRight w:val="0"/>
      <w:marTop w:val="0"/>
      <w:marBottom w:val="0"/>
      <w:divBdr>
        <w:top w:val="none" w:sz="0" w:space="0" w:color="auto"/>
        <w:left w:val="none" w:sz="0" w:space="0" w:color="auto"/>
        <w:bottom w:val="none" w:sz="0" w:space="0" w:color="auto"/>
        <w:right w:val="none" w:sz="0" w:space="0" w:color="auto"/>
      </w:divBdr>
    </w:div>
    <w:div w:id="1423062078">
      <w:bodyDiv w:val="1"/>
      <w:marLeft w:val="0"/>
      <w:marRight w:val="0"/>
      <w:marTop w:val="0"/>
      <w:marBottom w:val="0"/>
      <w:divBdr>
        <w:top w:val="none" w:sz="0" w:space="0" w:color="auto"/>
        <w:left w:val="none" w:sz="0" w:space="0" w:color="auto"/>
        <w:bottom w:val="none" w:sz="0" w:space="0" w:color="auto"/>
        <w:right w:val="none" w:sz="0" w:space="0" w:color="auto"/>
      </w:divBdr>
    </w:div>
    <w:div w:id="1439370620">
      <w:bodyDiv w:val="1"/>
      <w:marLeft w:val="0"/>
      <w:marRight w:val="0"/>
      <w:marTop w:val="0"/>
      <w:marBottom w:val="0"/>
      <w:divBdr>
        <w:top w:val="none" w:sz="0" w:space="0" w:color="auto"/>
        <w:left w:val="none" w:sz="0" w:space="0" w:color="auto"/>
        <w:bottom w:val="none" w:sz="0" w:space="0" w:color="auto"/>
        <w:right w:val="none" w:sz="0" w:space="0" w:color="auto"/>
      </w:divBdr>
    </w:div>
    <w:div w:id="1441220498">
      <w:bodyDiv w:val="1"/>
      <w:marLeft w:val="0"/>
      <w:marRight w:val="0"/>
      <w:marTop w:val="0"/>
      <w:marBottom w:val="0"/>
      <w:divBdr>
        <w:top w:val="none" w:sz="0" w:space="0" w:color="auto"/>
        <w:left w:val="none" w:sz="0" w:space="0" w:color="auto"/>
        <w:bottom w:val="none" w:sz="0" w:space="0" w:color="auto"/>
        <w:right w:val="none" w:sz="0" w:space="0" w:color="auto"/>
      </w:divBdr>
    </w:div>
    <w:div w:id="1443765464">
      <w:bodyDiv w:val="1"/>
      <w:marLeft w:val="0"/>
      <w:marRight w:val="0"/>
      <w:marTop w:val="0"/>
      <w:marBottom w:val="0"/>
      <w:divBdr>
        <w:top w:val="none" w:sz="0" w:space="0" w:color="auto"/>
        <w:left w:val="none" w:sz="0" w:space="0" w:color="auto"/>
        <w:bottom w:val="none" w:sz="0" w:space="0" w:color="auto"/>
        <w:right w:val="none" w:sz="0" w:space="0" w:color="auto"/>
      </w:divBdr>
    </w:div>
    <w:div w:id="1445080528">
      <w:bodyDiv w:val="1"/>
      <w:marLeft w:val="0"/>
      <w:marRight w:val="0"/>
      <w:marTop w:val="0"/>
      <w:marBottom w:val="0"/>
      <w:divBdr>
        <w:top w:val="none" w:sz="0" w:space="0" w:color="auto"/>
        <w:left w:val="none" w:sz="0" w:space="0" w:color="auto"/>
        <w:bottom w:val="none" w:sz="0" w:space="0" w:color="auto"/>
        <w:right w:val="none" w:sz="0" w:space="0" w:color="auto"/>
      </w:divBdr>
    </w:div>
    <w:div w:id="1451049937">
      <w:bodyDiv w:val="1"/>
      <w:marLeft w:val="0"/>
      <w:marRight w:val="0"/>
      <w:marTop w:val="0"/>
      <w:marBottom w:val="0"/>
      <w:divBdr>
        <w:top w:val="none" w:sz="0" w:space="0" w:color="auto"/>
        <w:left w:val="none" w:sz="0" w:space="0" w:color="auto"/>
        <w:bottom w:val="none" w:sz="0" w:space="0" w:color="auto"/>
        <w:right w:val="none" w:sz="0" w:space="0" w:color="auto"/>
      </w:divBdr>
    </w:div>
    <w:div w:id="1452289321">
      <w:bodyDiv w:val="1"/>
      <w:marLeft w:val="0"/>
      <w:marRight w:val="0"/>
      <w:marTop w:val="0"/>
      <w:marBottom w:val="0"/>
      <w:divBdr>
        <w:top w:val="none" w:sz="0" w:space="0" w:color="auto"/>
        <w:left w:val="none" w:sz="0" w:space="0" w:color="auto"/>
        <w:bottom w:val="none" w:sz="0" w:space="0" w:color="auto"/>
        <w:right w:val="none" w:sz="0" w:space="0" w:color="auto"/>
      </w:divBdr>
    </w:div>
    <w:div w:id="1453785262">
      <w:bodyDiv w:val="1"/>
      <w:marLeft w:val="0"/>
      <w:marRight w:val="0"/>
      <w:marTop w:val="0"/>
      <w:marBottom w:val="0"/>
      <w:divBdr>
        <w:top w:val="none" w:sz="0" w:space="0" w:color="auto"/>
        <w:left w:val="none" w:sz="0" w:space="0" w:color="auto"/>
        <w:bottom w:val="none" w:sz="0" w:space="0" w:color="auto"/>
        <w:right w:val="none" w:sz="0" w:space="0" w:color="auto"/>
      </w:divBdr>
    </w:div>
    <w:div w:id="1454060965">
      <w:bodyDiv w:val="1"/>
      <w:marLeft w:val="0"/>
      <w:marRight w:val="0"/>
      <w:marTop w:val="0"/>
      <w:marBottom w:val="0"/>
      <w:divBdr>
        <w:top w:val="none" w:sz="0" w:space="0" w:color="auto"/>
        <w:left w:val="none" w:sz="0" w:space="0" w:color="auto"/>
        <w:bottom w:val="none" w:sz="0" w:space="0" w:color="auto"/>
        <w:right w:val="none" w:sz="0" w:space="0" w:color="auto"/>
      </w:divBdr>
    </w:div>
    <w:div w:id="1457329638">
      <w:bodyDiv w:val="1"/>
      <w:marLeft w:val="0"/>
      <w:marRight w:val="0"/>
      <w:marTop w:val="0"/>
      <w:marBottom w:val="0"/>
      <w:divBdr>
        <w:top w:val="none" w:sz="0" w:space="0" w:color="auto"/>
        <w:left w:val="none" w:sz="0" w:space="0" w:color="auto"/>
        <w:bottom w:val="none" w:sz="0" w:space="0" w:color="auto"/>
        <w:right w:val="none" w:sz="0" w:space="0" w:color="auto"/>
      </w:divBdr>
    </w:div>
    <w:div w:id="1471094673">
      <w:bodyDiv w:val="1"/>
      <w:marLeft w:val="0"/>
      <w:marRight w:val="0"/>
      <w:marTop w:val="0"/>
      <w:marBottom w:val="0"/>
      <w:divBdr>
        <w:top w:val="none" w:sz="0" w:space="0" w:color="auto"/>
        <w:left w:val="none" w:sz="0" w:space="0" w:color="auto"/>
        <w:bottom w:val="none" w:sz="0" w:space="0" w:color="auto"/>
        <w:right w:val="none" w:sz="0" w:space="0" w:color="auto"/>
      </w:divBdr>
    </w:div>
    <w:div w:id="1482186550">
      <w:bodyDiv w:val="1"/>
      <w:marLeft w:val="0"/>
      <w:marRight w:val="0"/>
      <w:marTop w:val="0"/>
      <w:marBottom w:val="0"/>
      <w:divBdr>
        <w:top w:val="none" w:sz="0" w:space="0" w:color="auto"/>
        <w:left w:val="none" w:sz="0" w:space="0" w:color="auto"/>
        <w:bottom w:val="none" w:sz="0" w:space="0" w:color="auto"/>
        <w:right w:val="none" w:sz="0" w:space="0" w:color="auto"/>
      </w:divBdr>
    </w:div>
    <w:div w:id="1487822734">
      <w:bodyDiv w:val="1"/>
      <w:marLeft w:val="0"/>
      <w:marRight w:val="0"/>
      <w:marTop w:val="0"/>
      <w:marBottom w:val="0"/>
      <w:divBdr>
        <w:top w:val="none" w:sz="0" w:space="0" w:color="auto"/>
        <w:left w:val="none" w:sz="0" w:space="0" w:color="auto"/>
        <w:bottom w:val="none" w:sz="0" w:space="0" w:color="auto"/>
        <w:right w:val="none" w:sz="0" w:space="0" w:color="auto"/>
      </w:divBdr>
    </w:div>
    <w:div w:id="1495220256">
      <w:bodyDiv w:val="1"/>
      <w:marLeft w:val="0"/>
      <w:marRight w:val="0"/>
      <w:marTop w:val="0"/>
      <w:marBottom w:val="0"/>
      <w:divBdr>
        <w:top w:val="none" w:sz="0" w:space="0" w:color="auto"/>
        <w:left w:val="none" w:sz="0" w:space="0" w:color="auto"/>
        <w:bottom w:val="none" w:sz="0" w:space="0" w:color="auto"/>
        <w:right w:val="none" w:sz="0" w:space="0" w:color="auto"/>
      </w:divBdr>
    </w:div>
    <w:div w:id="1497771424">
      <w:bodyDiv w:val="1"/>
      <w:marLeft w:val="0"/>
      <w:marRight w:val="0"/>
      <w:marTop w:val="0"/>
      <w:marBottom w:val="0"/>
      <w:divBdr>
        <w:top w:val="none" w:sz="0" w:space="0" w:color="auto"/>
        <w:left w:val="none" w:sz="0" w:space="0" w:color="auto"/>
        <w:bottom w:val="none" w:sz="0" w:space="0" w:color="auto"/>
        <w:right w:val="none" w:sz="0" w:space="0" w:color="auto"/>
      </w:divBdr>
    </w:div>
    <w:div w:id="1501654881">
      <w:bodyDiv w:val="1"/>
      <w:marLeft w:val="0"/>
      <w:marRight w:val="0"/>
      <w:marTop w:val="0"/>
      <w:marBottom w:val="0"/>
      <w:divBdr>
        <w:top w:val="none" w:sz="0" w:space="0" w:color="auto"/>
        <w:left w:val="none" w:sz="0" w:space="0" w:color="auto"/>
        <w:bottom w:val="none" w:sz="0" w:space="0" w:color="auto"/>
        <w:right w:val="none" w:sz="0" w:space="0" w:color="auto"/>
      </w:divBdr>
    </w:div>
    <w:div w:id="1511749028">
      <w:bodyDiv w:val="1"/>
      <w:marLeft w:val="0"/>
      <w:marRight w:val="0"/>
      <w:marTop w:val="0"/>
      <w:marBottom w:val="0"/>
      <w:divBdr>
        <w:top w:val="none" w:sz="0" w:space="0" w:color="auto"/>
        <w:left w:val="none" w:sz="0" w:space="0" w:color="auto"/>
        <w:bottom w:val="none" w:sz="0" w:space="0" w:color="auto"/>
        <w:right w:val="none" w:sz="0" w:space="0" w:color="auto"/>
      </w:divBdr>
    </w:div>
    <w:div w:id="1512530537">
      <w:bodyDiv w:val="1"/>
      <w:marLeft w:val="0"/>
      <w:marRight w:val="0"/>
      <w:marTop w:val="0"/>
      <w:marBottom w:val="0"/>
      <w:divBdr>
        <w:top w:val="none" w:sz="0" w:space="0" w:color="auto"/>
        <w:left w:val="none" w:sz="0" w:space="0" w:color="auto"/>
        <w:bottom w:val="none" w:sz="0" w:space="0" w:color="auto"/>
        <w:right w:val="none" w:sz="0" w:space="0" w:color="auto"/>
      </w:divBdr>
    </w:div>
    <w:div w:id="1519007557">
      <w:bodyDiv w:val="1"/>
      <w:marLeft w:val="0"/>
      <w:marRight w:val="0"/>
      <w:marTop w:val="0"/>
      <w:marBottom w:val="0"/>
      <w:divBdr>
        <w:top w:val="none" w:sz="0" w:space="0" w:color="auto"/>
        <w:left w:val="none" w:sz="0" w:space="0" w:color="auto"/>
        <w:bottom w:val="none" w:sz="0" w:space="0" w:color="auto"/>
        <w:right w:val="none" w:sz="0" w:space="0" w:color="auto"/>
      </w:divBdr>
    </w:div>
    <w:div w:id="1530532534">
      <w:bodyDiv w:val="1"/>
      <w:marLeft w:val="0"/>
      <w:marRight w:val="0"/>
      <w:marTop w:val="0"/>
      <w:marBottom w:val="0"/>
      <w:divBdr>
        <w:top w:val="none" w:sz="0" w:space="0" w:color="auto"/>
        <w:left w:val="none" w:sz="0" w:space="0" w:color="auto"/>
        <w:bottom w:val="none" w:sz="0" w:space="0" w:color="auto"/>
        <w:right w:val="none" w:sz="0" w:space="0" w:color="auto"/>
      </w:divBdr>
    </w:div>
    <w:div w:id="1547837009">
      <w:bodyDiv w:val="1"/>
      <w:marLeft w:val="0"/>
      <w:marRight w:val="0"/>
      <w:marTop w:val="0"/>
      <w:marBottom w:val="0"/>
      <w:divBdr>
        <w:top w:val="none" w:sz="0" w:space="0" w:color="auto"/>
        <w:left w:val="none" w:sz="0" w:space="0" w:color="auto"/>
        <w:bottom w:val="none" w:sz="0" w:space="0" w:color="auto"/>
        <w:right w:val="none" w:sz="0" w:space="0" w:color="auto"/>
      </w:divBdr>
    </w:div>
    <w:div w:id="1566798951">
      <w:bodyDiv w:val="1"/>
      <w:marLeft w:val="0"/>
      <w:marRight w:val="0"/>
      <w:marTop w:val="0"/>
      <w:marBottom w:val="0"/>
      <w:divBdr>
        <w:top w:val="none" w:sz="0" w:space="0" w:color="auto"/>
        <w:left w:val="none" w:sz="0" w:space="0" w:color="auto"/>
        <w:bottom w:val="none" w:sz="0" w:space="0" w:color="auto"/>
        <w:right w:val="none" w:sz="0" w:space="0" w:color="auto"/>
      </w:divBdr>
    </w:div>
    <w:div w:id="1567498126">
      <w:bodyDiv w:val="1"/>
      <w:marLeft w:val="0"/>
      <w:marRight w:val="0"/>
      <w:marTop w:val="0"/>
      <w:marBottom w:val="0"/>
      <w:divBdr>
        <w:top w:val="none" w:sz="0" w:space="0" w:color="auto"/>
        <w:left w:val="none" w:sz="0" w:space="0" w:color="auto"/>
        <w:bottom w:val="none" w:sz="0" w:space="0" w:color="auto"/>
        <w:right w:val="none" w:sz="0" w:space="0" w:color="auto"/>
      </w:divBdr>
    </w:div>
    <w:div w:id="1568607321">
      <w:bodyDiv w:val="1"/>
      <w:marLeft w:val="0"/>
      <w:marRight w:val="0"/>
      <w:marTop w:val="0"/>
      <w:marBottom w:val="0"/>
      <w:divBdr>
        <w:top w:val="none" w:sz="0" w:space="0" w:color="auto"/>
        <w:left w:val="none" w:sz="0" w:space="0" w:color="auto"/>
        <w:bottom w:val="none" w:sz="0" w:space="0" w:color="auto"/>
        <w:right w:val="none" w:sz="0" w:space="0" w:color="auto"/>
      </w:divBdr>
    </w:div>
    <w:div w:id="1569073655">
      <w:bodyDiv w:val="1"/>
      <w:marLeft w:val="0"/>
      <w:marRight w:val="0"/>
      <w:marTop w:val="0"/>
      <w:marBottom w:val="0"/>
      <w:divBdr>
        <w:top w:val="none" w:sz="0" w:space="0" w:color="auto"/>
        <w:left w:val="none" w:sz="0" w:space="0" w:color="auto"/>
        <w:bottom w:val="none" w:sz="0" w:space="0" w:color="auto"/>
        <w:right w:val="none" w:sz="0" w:space="0" w:color="auto"/>
      </w:divBdr>
    </w:div>
    <w:div w:id="1572228009">
      <w:bodyDiv w:val="1"/>
      <w:marLeft w:val="0"/>
      <w:marRight w:val="0"/>
      <w:marTop w:val="0"/>
      <w:marBottom w:val="0"/>
      <w:divBdr>
        <w:top w:val="none" w:sz="0" w:space="0" w:color="auto"/>
        <w:left w:val="none" w:sz="0" w:space="0" w:color="auto"/>
        <w:bottom w:val="none" w:sz="0" w:space="0" w:color="auto"/>
        <w:right w:val="none" w:sz="0" w:space="0" w:color="auto"/>
      </w:divBdr>
    </w:div>
    <w:div w:id="1585846139">
      <w:bodyDiv w:val="1"/>
      <w:marLeft w:val="0"/>
      <w:marRight w:val="0"/>
      <w:marTop w:val="0"/>
      <w:marBottom w:val="0"/>
      <w:divBdr>
        <w:top w:val="none" w:sz="0" w:space="0" w:color="auto"/>
        <w:left w:val="none" w:sz="0" w:space="0" w:color="auto"/>
        <w:bottom w:val="none" w:sz="0" w:space="0" w:color="auto"/>
        <w:right w:val="none" w:sz="0" w:space="0" w:color="auto"/>
      </w:divBdr>
    </w:div>
    <w:div w:id="1593976854">
      <w:bodyDiv w:val="1"/>
      <w:marLeft w:val="0"/>
      <w:marRight w:val="0"/>
      <w:marTop w:val="0"/>
      <w:marBottom w:val="0"/>
      <w:divBdr>
        <w:top w:val="none" w:sz="0" w:space="0" w:color="auto"/>
        <w:left w:val="none" w:sz="0" w:space="0" w:color="auto"/>
        <w:bottom w:val="none" w:sz="0" w:space="0" w:color="auto"/>
        <w:right w:val="none" w:sz="0" w:space="0" w:color="auto"/>
      </w:divBdr>
    </w:div>
    <w:div w:id="1594585365">
      <w:bodyDiv w:val="1"/>
      <w:marLeft w:val="0"/>
      <w:marRight w:val="0"/>
      <w:marTop w:val="0"/>
      <w:marBottom w:val="0"/>
      <w:divBdr>
        <w:top w:val="none" w:sz="0" w:space="0" w:color="auto"/>
        <w:left w:val="none" w:sz="0" w:space="0" w:color="auto"/>
        <w:bottom w:val="none" w:sz="0" w:space="0" w:color="auto"/>
        <w:right w:val="none" w:sz="0" w:space="0" w:color="auto"/>
      </w:divBdr>
    </w:div>
    <w:div w:id="1597902531">
      <w:bodyDiv w:val="1"/>
      <w:marLeft w:val="0"/>
      <w:marRight w:val="0"/>
      <w:marTop w:val="0"/>
      <w:marBottom w:val="0"/>
      <w:divBdr>
        <w:top w:val="none" w:sz="0" w:space="0" w:color="auto"/>
        <w:left w:val="none" w:sz="0" w:space="0" w:color="auto"/>
        <w:bottom w:val="none" w:sz="0" w:space="0" w:color="auto"/>
        <w:right w:val="none" w:sz="0" w:space="0" w:color="auto"/>
      </w:divBdr>
    </w:div>
    <w:div w:id="1612129143">
      <w:bodyDiv w:val="1"/>
      <w:marLeft w:val="0"/>
      <w:marRight w:val="0"/>
      <w:marTop w:val="0"/>
      <w:marBottom w:val="0"/>
      <w:divBdr>
        <w:top w:val="none" w:sz="0" w:space="0" w:color="auto"/>
        <w:left w:val="none" w:sz="0" w:space="0" w:color="auto"/>
        <w:bottom w:val="none" w:sz="0" w:space="0" w:color="auto"/>
        <w:right w:val="none" w:sz="0" w:space="0" w:color="auto"/>
      </w:divBdr>
    </w:div>
    <w:div w:id="1613631008">
      <w:bodyDiv w:val="1"/>
      <w:marLeft w:val="0"/>
      <w:marRight w:val="0"/>
      <w:marTop w:val="0"/>
      <w:marBottom w:val="0"/>
      <w:divBdr>
        <w:top w:val="none" w:sz="0" w:space="0" w:color="auto"/>
        <w:left w:val="none" w:sz="0" w:space="0" w:color="auto"/>
        <w:bottom w:val="none" w:sz="0" w:space="0" w:color="auto"/>
        <w:right w:val="none" w:sz="0" w:space="0" w:color="auto"/>
      </w:divBdr>
    </w:div>
    <w:div w:id="1616252792">
      <w:bodyDiv w:val="1"/>
      <w:marLeft w:val="0"/>
      <w:marRight w:val="0"/>
      <w:marTop w:val="0"/>
      <w:marBottom w:val="0"/>
      <w:divBdr>
        <w:top w:val="none" w:sz="0" w:space="0" w:color="auto"/>
        <w:left w:val="none" w:sz="0" w:space="0" w:color="auto"/>
        <w:bottom w:val="none" w:sz="0" w:space="0" w:color="auto"/>
        <w:right w:val="none" w:sz="0" w:space="0" w:color="auto"/>
      </w:divBdr>
    </w:div>
    <w:div w:id="1616980815">
      <w:bodyDiv w:val="1"/>
      <w:marLeft w:val="0"/>
      <w:marRight w:val="0"/>
      <w:marTop w:val="0"/>
      <w:marBottom w:val="0"/>
      <w:divBdr>
        <w:top w:val="none" w:sz="0" w:space="0" w:color="auto"/>
        <w:left w:val="none" w:sz="0" w:space="0" w:color="auto"/>
        <w:bottom w:val="none" w:sz="0" w:space="0" w:color="auto"/>
        <w:right w:val="none" w:sz="0" w:space="0" w:color="auto"/>
      </w:divBdr>
    </w:div>
    <w:div w:id="1626544078">
      <w:bodyDiv w:val="1"/>
      <w:marLeft w:val="0"/>
      <w:marRight w:val="0"/>
      <w:marTop w:val="0"/>
      <w:marBottom w:val="0"/>
      <w:divBdr>
        <w:top w:val="none" w:sz="0" w:space="0" w:color="auto"/>
        <w:left w:val="none" w:sz="0" w:space="0" w:color="auto"/>
        <w:bottom w:val="none" w:sz="0" w:space="0" w:color="auto"/>
        <w:right w:val="none" w:sz="0" w:space="0" w:color="auto"/>
      </w:divBdr>
    </w:div>
    <w:div w:id="1630476120">
      <w:bodyDiv w:val="1"/>
      <w:marLeft w:val="0"/>
      <w:marRight w:val="0"/>
      <w:marTop w:val="0"/>
      <w:marBottom w:val="0"/>
      <w:divBdr>
        <w:top w:val="none" w:sz="0" w:space="0" w:color="auto"/>
        <w:left w:val="none" w:sz="0" w:space="0" w:color="auto"/>
        <w:bottom w:val="none" w:sz="0" w:space="0" w:color="auto"/>
        <w:right w:val="none" w:sz="0" w:space="0" w:color="auto"/>
      </w:divBdr>
    </w:div>
    <w:div w:id="1634017159">
      <w:bodyDiv w:val="1"/>
      <w:marLeft w:val="0"/>
      <w:marRight w:val="0"/>
      <w:marTop w:val="0"/>
      <w:marBottom w:val="0"/>
      <w:divBdr>
        <w:top w:val="none" w:sz="0" w:space="0" w:color="auto"/>
        <w:left w:val="none" w:sz="0" w:space="0" w:color="auto"/>
        <w:bottom w:val="none" w:sz="0" w:space="0" w:color="auto"/>
        <w:right w:val="none" w:sz="0" w:space="0" w:color="auto"/>
      </w:divBdr>
    </w:div>
    <w:div w:id="1640723445">
      <w:bodyDiv w:val="1"/>
      <w:marLeft w:val="0"/>
      <w:marRight w:val="0"/>
      <w:marTop w:val="0"/>
      <w:marBottom w:val="0"/>
      <w:divBdr>
        <w:top w:val="none" w:sz="0" w:space="0" w:color="auto"/>
        <w:left w:val="none" w:sz="0" w:space="0" w:color="auto"/>
        <w:bottom w:val="none" w:sz="0" w:space="0" w:color="auto"/>
        <w:right w:val="none" w:sz="0" w:space="0" w:color="auto"/>
      </w:divBdr>
    </w:div>
    <w:div w:id="1641957051">
      <w:bodyDiv w:val="1"/>
      <w:marLeft w:val="0"/>
      <w:marRight w:val="0"/>
      <w:marTop w:val="0"/>
      <w:marBottom w:val="0"/>
      <w:divBdr>
        <w:top w:val="none" w:sz="0" w:space="0" w:color="auto"/>
        <w:left w:val="none" w:sz="0" w:space="0" w:color="auto"/>
        <w:bottom w:val="none" w:sz="0" w:space="0" w:color="auto"/>
        <w:right w:val="none" w:sz="0" w:space="0" w:color="auto"/>
      </w:divBdr>
    </w:div>
    <w:div w:id="1643193760">
      <w:bodyDiv w:val="1"/>
      <w:marLeft w:val="0"/>
      <w:marRight w:val="0"/>
      <w:marTop w:val="0"/>
      <w:marBottom w:val="0"/>
      <w:divBdr>
        <w:top w:val="none" w:sz="0" w:space="0" w:color="auto"/>
        <w:left w:val="none" w:sz="0" w:space="0" w:color="auto"/>
        <w:bottom w:val="none" w:sz="0" w:space="0" w:color="auto"/>
        <w:right w:val="none" w:sz="0" w:space="0" w:color="auto"/>
      </w:divBdr>
    </w:div>
    <w:div w:id="1652522145">
      <w:bodyDiv w:val="1"/>
      <w:marLeft w:val="0"/>
      <w:marRight w:val="0"/>
      <w:marTop w:val="0"/>
      <w:marBottom w:val="0"/>
      <w:divBdr>
        <w:top w:val="none" w:sz="0" w:space="0" w:color="auto"/>
        <w:left w:val="none" w:sz="0" w:space="0" w:color="auto"/>
        <w:bottom w:val="none" w:sz="0" w:space="0" w:color="auto"/>
        <w:right w:val="none" w:sz="0" w:space="0" w:color="auto"/>
      </w:divBdr>
    </w:div>
    <w:div w:id="1660691451">
      <w:bodyDiv w:val="1"/>
      <w:marLeft w:val="0"/>
      <w:marRight w:val="0"/>
      <w:marTop w:val="0"/>
      <w:marBottom w:val="0"/>
      <w:divBdr>
        <w:top w:val="none" w:sz="0" w:space="0" w:color="auto"/>
        <w:left w:val="none" w:sz="0" w:space="0" w:color="auto"/>
        <w:bottom w:val="none" w:sz="0" w:space="0" w:color="auto"/>
        <w:right w:val="none" w:sz="0" w:space="0" w:color="auto"/>
      </w:divBdr>
    </w:div>
    <w:div w:id="1660890213">
      <w:bodyDiv w:val="1"/>
      <w:marLeft w:val="0"/>
      <w:marRight w:val="0"/>
      <w:marTop w:val="0"/>
      <w:marBottom w:val="0"/>
      <w:divBdr>
        <w:top w:val="none" w:sz="0" w:space="0" w:color="auto"/>
        <w:left w:val="none" w:sz="0" w:space="0" w:color="auto"/>
        <w:bottom w:val="none" w:sz="0" w:space="0" w:color="auto"/>
        <w:right w:val="none" w:sz="0" w:space="0" w:color="auto"/>
      </w:divBdr>
    </w:div>
    <w:div w:id="1663967864">
      <w:bodyDiv w:val="1"/>
      <w:marLeft w:val="0"/>
      <w:marRight w:val="0"/>
      <w:marTop w:val="0"/>
      <w:marBottom w:val="0"/>
      <w:divBdr>
        <w:top w:val="none" w:sz="0" w:space="0" w:color="auto"/>
        <w:left w:val="none" w:sz="0" w:space="0" w:color="auto"/>
        <w:bottom w:val="none" w:sz="0" w:space="0" w:color="auto"/>
        <w:right w:val="none" w:sz="0" w:space="0" w:color="auto"/>
      </w:divBdr>
    </w:div>
    <w:div w:id="1665618884">
      <w:bodyDiv w:val="1"/>
      <w:marLeft w:val="0"/>
      <w:marRight w:val="0"/>
      <w:marTop w:val="0"/>
      <w:marBottom w:val="0"/>
      <w:divBdr>
        <w:top w:val="none" w:sz="0" w:space="0" w:color="auto"/>
        <w:left w:val="none" w:sz="0" w:space="0" w:color="auto"/>
        <w:bottom w:val="none" w:sz="0" w:space="0" w:color="auto"/>
        <w:right w:val="none" w:sz="0" w:space="0" w:color="auto"/>
      </w:divBdr>
    </w:div>
    <w:div w:id="1667631455">
      <w:bodyDiv w:val="1"/>
      <w:marLeft w:val="0"/>
      <w:marRight w:val="0"/>
      <w:marTop w:val="0"/>
      <w:marBottom w:val="0"/>
      <w:divBdr>
        <w:top w:val="none" w:sz="0" w:space="0" w:color="auto"/>
        <w:left w:val="none" w:sz="0" w:space="0" w:color="auto"/>
        <w:bottom w:val="none" w:sz="0" w:space="0" w:color="auto"/>
        <w:right w:val="none" w:sz="0" w:space="0" w:color="auto"/>
      </w:divBdr>
      <w:divsChild>
        <w:div w:id="140539203">
          <w:marLeft w:val="0"/>
          <w:marRight w:val="0"/>
          <w:marTop w:val="0"/>
          <w:marBottom w:val="0"/>
          <w:divBdr>
            <w:top w:val="none" w:sz="0" w:space="0" w:color="auto"/>
            <w:left w:val="none" w:sz="0" w:space="0" w:color="auto"/>
            <w:bottom w:val="none" w:sz="0" w:space="0" w:color="auto"/>
            <w:right w:val="none" w:sz="0" w:space="0" w:color="auto"/>
          </w:divBdr>
        </w:div>
        <w:div w:id="596640409">
          <w:marLeft w:val="0"/>
          <w:marRight w:val="0"/>
          <w:marTop w:val="0"/>
          <w:marBottom w:val="0"/>
          <w:divBdr>
            <w:top w:val="none" w:sz="0" w:space="0" w:color="auto"/>
            <w:left w:val="none" w:sz="0" w:space="0" w:color="auto"/>
            <w:bottom w:val="none" w:sz="0" w:space="0" w:color="auto"/>
            <w:right w:val="none" w:sz="0" w:space="0" w:color="auto"/>
          </w:divBdr>
        </w:div>
        <w:div w:id="1035421136">
          <w:marLeft w:val="0"/>
          <w:marRight w:val="0"/>
          <w:marTop w:val="0"/>
          <w:marBottom w:val="0"/>
          <w:divBdr>
            <w:top w:val="none" w:sz="0" w:space="0" w:color="auto"/>
            <w:left w:val="none" w:sz="0" w:space="0" w:color="auto"/>
            <w:bottom w:val="none" w:sz="0" w:space="0" w:color="auto"/>
            <w:right w:val="none" w:sz="0" w:space="0" w:color="auto"/>
          </w:divBdr>
        </w:div>
        <w:div w:id="1709722741">
          <w:marLeft w:val="0"/>
          <w:marRight w:val="0"/>
          <w:marTop w:val="0"/>
          <w:marBottom w:val="0"/>
          <w:divBdr>
            <w:top w:val="none" w:sz="0" w:space="0" w:color="auto"/>
            <w:left w:val="none" w:sz="0" w:space="0" w:color="auto"/>
            <w:bottom w:val="none" w:sz="0" w:space="0" w:color="auto"/>
            <w:right w:val="none" w:sz="0" w:space="0" w:color="auto"/>
          </w:divBdr>
        </w:div>
        <w:div w:id="2085225700">
          <w:marLeft w:val="0"/>
          <w:marRight w:val="0"/>
          <w:marTop w:val="0"/>
          <w:marBottom w:val="0"/>
          <w:divBdr>
            <w:top w:val="none" w:sz="0" w:space="0" w:color="auto"/>
            <w:left w:val="none" w:sz="0" w:space="0" w:color="auto"/>
            <w:bottom w:val="none" w:sz="0" w:space="0" w:color="auto"/>
            <w:right w:val="none" w:sz="0" w:space="0" w:color="auto"/>
          </w:divBdr>
        </w:div>
      </w:divsChild>
    </w:div>
    <w:div w:id="1673484996">
      <w:bodyDiv w:val="1"/>
      <w:marLeft w:val="0"/>
      <w:marRight w:val="0"/>
      <w:marTop w:val="0"/>
      <w:marBottom w:val="0"/>
      <w:divBdr>
        <w:top w:val="none" w:sz="0" w:space="0" w:color="auto"/>
        <w:left w:val="none" w:sz="0" w:space="0" w:color="auto"/>
        <w:bottom w:val="none" w:sz="0" w:space="0" w:color="auto"/>
        <w:right w:val="none" w:sz="0" w:space="0" w:color="auto"/>
      </w:divBdr>
    </w:div>
    <w:div w:id="1699818436">
      <w:bodyDiv w:val="1"/>
      <w:marLeft w:val="0"/>
      <w:marRight w:val="0"/>
      <w:marTop w:val="0"/>
      <w:marBottom w:val="0"/>
      <w:divBdr>
        <w:top w:val="none" w:sz="0" w:space="0" w:color="auto"/>
        <w:left w:val="none" w:sz="0" w:space="0" w:color="auto"/>
        <w:bottom w:val="none" w:sz="0" w:space="0" w:color="auto"/>
        <w:right w:val="none" w:sz="0" w:space="0" w:color="auto"/>
      </w:divBdr>
    </w:div>
    <w:div w:id="1704164681">
      <w:bodyDiv w:val="1"/>
      <w:marLeft w:val="0"/>
      <w:marRight w:val="0"/>
      <w:marTop w:val="0"/>
      <w:marBottom w:val="0"/>
      <w:divBdr>
        <w:top w:val="none" w:sz="0" w:space="0" w:color="auto"/>
        <w:left w:val="none" w:sz="0" w:space="0" w:color="auto"/>
        <w:bottom w:val="none" w:sz="0" w:space="0" w:color="auto"/>
        <w:right w:val="none" w:sz="0" w:space="0" w:color="auto"/>
      </w:divBdr>
    </w:div>
    <w:div w:id="1716195512">
      <w:bodyDiv w:val="1"/>
      <w:marLeft w:val="0"/>
      <w:marRight w:val="0"/>
      <w:marTop w:val="0"/>
      <w:marBottom w:val="0"/>
      <w:divBdr>
        <w:top w:val="none" w:sz="0" w:space="0" w:color="auto"/>
        <w:left w:val="none" w:sz="0" w:space="0" w:color="auto"/>
        <w:bottom w:val="none" w:sz="0" w:space="0" w:color="auto"/>
        <w:right w:val="none" w:sz="0" w:space="0" w:color="auto"/>
      </w:divBdr>
    </w:div>
    <w:div w:id="1717388788">
      <w:bodyDiv w:val="1"/>
      <w:marLeft w:val="0"/>
      <w:marRight w:val="0"/>
      <w:marTop w:val="0"/>
      <w:marBottom w:val="0"/>
      <w:divBdr>
        <w:top w:val="none" w:sz="0" w:space="0" w:color="auto"/>
        <w:left w:val="none" w:sz="0" w:space="0" w:color="auto"/>
        <w:bottom w:val="none" w:sz="0" w:space="0" w:color="auto"/>
        <w:right w:val="none" w:sz="0" w:space="0" w:color="auto"/>
      </w:divBdr>
    </w:div>
    <w:div w:id="1726367381">
      <w:bodyDiv w:val="1"/>
      <w:marLeft w:val="0"/>
      <w:marRight w:val="0"/>
      <w:marTop w:val="0"/>
      <w:marBottom w:val="0"/>
      <w:divBdr>
        <w:top w:val="none" w:sz="0" w:space="0" w:color="auto"/>
        <w:left w:val="none" w:sz="0" w:space="0" w:color="auto"/>
        <w:bottom w:val="none" w:sz="0" w:space="0" w:color="auto"/>
        <w:right w:val="none" w:sz="0" w:space="0" w:color="auto"/>
      </w:divBdr>
    </w:div>
    <w:div w:id="1734501132">
      <w:bodyDiv w:val="1"/>
      <w:marLeft w:val="0"/>
      <w:marRight w:val="0"/>
      <w:marTop w:val="0"/>
      <w:marBottom w:val="0"/>
      <w:divBdr>
        <w:top w:val="none" w:sz="0" w:space="0" w:color="auto"/>
        <w:left w:val="none" w:sz="0" w:space="0" w:color="auto"/>
        <w:bottom w:val="none" w:sz="0" w:space="0" w:color="auto"/>
        <w:right w:val="none" w:sz="0" w:space="0" w:color="auto"/>
      </w:divBdr>
    </w:div>
    <w:div w:id="1738475014">
      <w:bodyDiv w:val="1"/>
      <w:marLeft w:val="0"/>
      <w:marRight w:val="0"/>
      <w:marTop w:val="0"/>
      <w:marBottom w:val="0"/>
      <w:divBdr>
        <w:top w:val="none" w:sz="0" w:space="0" w:color="auto"/>
        <w:left w:val="none" w:sz="0" w:space="0" w:color="auto"/>
        <w:bottom w:val="none" w:sz="0" w:space="0" w:color="auto"/>
        <w:right w:val="none" w:sz="0" w:space="0" w:color="auto"/>
      </w:divBdr>
    </w:div>
    <w:div w:id="1743716599">
      <w:bodyDiv w:val="1"/>
      <w:marLeft w:val="0"/>
      <w:marRight w:val="0"/>
      <w:marTop w:val="0"/>
      <w:marBottom w:val="0"/>
      <w:divBdr>
        <w:top w:val="none" w:sz="0" w:space="0" w:color="auto"/>
        <w:left w:val="none" w:sz="0" w:space="0" w:color="auto"/>
        <w:bottom w:val="none" w:sz="0" w:space="0" w:color="auto"/>
        <w:right w:val="none" w:sz="0" w:space="0" w:color="auto"/>
      </w:divBdr>
    </w:div>
    <w:div w:id="1751193487">
      <w:bodyDiv w:val="1"/>
      <w:marLeft w:val="0"/>
      <w:marRight w:val="0"/>
      <w:marTop w:val="0"/>
      <w:marBottom w:val="0"/>
      <w:divBdr>
        <w:top w:val="none" w:sz="0" w:space="0" w:color="auto"/>
        <w:left w:val="none" w:sz="0" w:space="0" w:color="auto"/>
        <w:bottom w:val="none" w:sz="0" w:space="0" w:color="auto"/>
        <w:right w:val="none" w:sz="0" w:space="0" w:color="auto"/>
      </w:divBdr>
    </w:div>
    <w:div w:id="1753159267">
      <w:bodyDiv w:val="1"/>
      <w:marLeft w:val="0"/>
      <w:marRight w:val="0"/>
      <w:marTop w:val="0"/>
      <w:marBottom w:val="0"/>
      <w:divBdr>
        <w:top w:val="none" w:sz="0" w:space="0" w:color="auto"/>
        <w:left w:val="none" w:sz="0" w:space="0" w:color="auto"/>
        <w:bottom w:val="none" w:sz="0" w:space="0" w:color="auto"/>
        <w:right w:val="none" w:sz="0" w:space="0" w:color="auto"/>
      </w:divBdr>
    </w:div>
    <w:div w:id="1753506904">
      <w:bodyDiv w:val="1"/>
      <w:marLeft w:val="0"/>
      <w:marRight w:val="0"/>
      <w:marTop w:val="0"/>
      <w:marBottom w:val="0"/>
      <w:divBdr>
        <w:top w:val="none" w:sz="0" w:space="0" w:color="auto"/>
        <w:left w:val="none" w:sz="0" w:space="0" w:color="auto"/>
        <w:bottom w:val="none" w:sz="0" w:space="0" w:color="auto"/>
        <w:right w:val="none" w:sz="0" w:space="0" w:color="auto"/>
      </w:divBdr>
    </w:div>
    <w:div w:id="1760130904">
      <w:bodyDiv w:val="1"/>
      <w:marLeft w:val="0"/>
      <w:marRight w:val="0"/>
      <w:marTop w:val="0"/>
      <w:marBottom w:val="0"/>
      <w:divBdr>
        <w:top w:val="none" w:sz="0" w:space="0" w:color="auto"/>
        <w:left w:val="none" w:sz="0" w:space="0" w:color="auto"/>
        <w:bottom w:val="none" w:sz="0" w:space="0" w:color="auto"/>
        <w:right w:val="none" w:sz="0" w:space="0" w:color="auto"/>
      </w:divBdr>
    </w:div>
    <w:div w:id="1763067212">
      <w:bodyDiv w:val="1"/>
      <w:marLeft w:val="0"/>
      <w:marRight w:val="0"/>
      <w:marTop w:val="0"/>
      <w:marBottom w:val="0"/>
      <w:divBdr>
        <w:top w:val="none" w:sz="0" w:space="0" w:color="auto"/>
        <w:left w:val="none" w:sz="0" w:space="0" w:color="auto"/>
        <w:bottom w:val="none" w:sz="0" w:space="0" w:color="auto"/>
        <w:right w:val="none" w:sz="0" w:space="0" w:color="auto"/>
      </w:divBdr>
    </w:div>
    <w:div w:id="1764454054">
      <w:bodyDiv w:val="1"/>
      <w:marLeft w:val="0"/>
      <w:marRight w:val="0"/>
      <w:marTop w:val="0"/>
      <w:marBottom w:val="0"/>
      <w:divBdr>
        <w:top w:val="none" w:sz="0" w:space="0" w:color="auto"/>
        <w:left w:val="none" w:sz="0" w:space="0" w:color="auto"/>
        <w:bottom w:val="none" w:sz="0" w:space="0" w:color="auto"/>
        <w:right w:val="none" w:sz="0" w:space="0" w:color="auto"/>
      </w:divBdr>
    </w:div>
    <w:div w:id="1767724927">
      <w:bodyDiv w:val="1"/>
      <w:marLeft w:val="0"/>
      <w:marRight w:val="0"/>
      <w:marTop w:val="0"/>
      <w:marBottom w:val="0"/>
      <w:divBdr>
        <w:top w:val="none" w:sz="0" w:space="0" w:color="auto"/>
        <w:left w:val="none" w:sz="0" w:space="0" w:color="auto"/>
        <w:bottom w:val="none" w:sz="0" w:space="0" w:color="auto"/>
        <w:right w:val="none" w:sz="0" w:space="0" w:color="auto"/>
      </w:divBdr>
    </w:div>
    <w:div w:id="1769428686">
      <w:bodyDiv w:val="1"/>
      <w:marLeft w:val="0"/>
      <w:marRight w:val="0"/>
      <w:marTop w:val="0"/>
      <w:marBottom w:val="0"/>
      <w:divBdr>
        <w:top w:val="none" w:sz="0" w:space="0" w:color="auto"/>
        <w:left w:val="none" w:sz="0" w:space="0" w:color="auto"/>
        <w:bottom w:val="none" w:sz="0" w:space="0" w:color="auto"/>
        <w:right w:val="none" w:sz="0" w:space="0" w:color="auto"/>
      </w:divBdr>
    </w:div>
    <w:div w:id="1784693276">
      <w:bodyDiv w:val="1"/>
      <w:marLeft w:val="0"/>
      <w:marRight w:val="0"/>
      <w:marTop w:val="0"/>
      <w:marBottom w:val="0"/>
      <w:divBdr>
        <w:top w:val="none" w:sz="0" w:space="0" w:color="auto"/>
        <w:left w:val="none" w:sz="0" w:space="0" w:color="auto"/>
        <w:bottom w:val="none" w:sz="0" w:space="0" w:color="auto"/>
        <w:right w:val="none" w:sz="0" w:space="0" w:color="auto"/>
      </w:divBdr>
    </w:div>
    <w:div w:id="1809469969">
      <w:bodyDiv w:val="1"/>
      <w:marLeft w:val="0"/>
      <w:marRight w:val="0"/>
      <w:marTop w:val="0"/>
      <w:marBottom w:val="0"/>
      <w:divBdr>
        <w:top w:val="none" w:sz="0" w:space="0" w:color="auto"/>
        <w:left w:val="none" w:sz="0" w:space="0" w:color="auto"/>
        <w:bottom w:val="none" w:sz="0" w:space="0" w:color="auto"/>
        <w:right w:val="none" w:sz="0" w:space="0" w:color="auto"/>
      </w:divBdr>
    </w:div>
    <w:div w:id="1829514771">
      <w:bodyDiv w:val="1"/>
      <w:marLeft w:val="0"/>
      <w:marRight w:val="0"/>
      <w:marTop w:val="0"/>
      <w:marBottom w:val="0"/>
      <w:divBdr>
        <w:top w:val="none" w:sz="0" w:space="0" w:color="auto"/>
        <w:left w:val="none" w:sz="0" w:space="0" w:color="auto"/>
        <w:bottom w:val="none" w:sz="0" w:space="0" w:color="auto"/>
        <w:right w:val="none" w:sz="0" w:space="0" w:color="auto"/>
      </w:divBdr>
    </w:div>
    <w:div w:id="1834834814">
      <w:bodyDiv w:val="1"/>
      <w:marLeft w:val="0"/>
      <w:marRight w:val="0"/>
      <w:marTop w:val="0"/>
      <w:marBottom w:val="0"/>
      <w:divBdr>
        <w:top w:val="none" w:sz="0" w:space="0" w:color="auto"/>
        <w:left w:val="none" w:sz="0" w:space="0" w:color="auto"/>
        <w:bottom w:val="none" w:sz="0" w:space="0" w:color="auto"/>
        <w:right w:val="none" w:sz="0" w:space="0" w:color="auto"/>
      </w:divBdr>
    </w:div>
    <w:div w:id="1838183009">
      <w:bodyDiv w:val="1"/>
      <w:marLeft w:val="0"/>
      <w:marRight w:val="0"/>
      <w:marTop w:val="0"/>
      <w:marBottom w:val="0"/>
      <w:divBdr>
        <w:top w:val="none" w:sz="0" w:space="0" w:color="auto"/>
        <w:left w:val="none" w:sz="0" w:space="0" w:color="auto"/>
        <w:bottom w:val="none" w:sz="0" w:space="0" w:color="auto"/>
        <w:right w:val="none" w:sz="0" w:space="0" w:color="auto"/>
      </w:divBdr>
    </w:div>
    <w:div w:id="1839996976">
      <w:bodyDiv w:val="1"/>
      <w:marLeft w:val="0"/>
      <w:marRight w:val="0"/>
      <w:marTop w:val="0"/>
      <w:marBottom w:val="0"/>
      <w:divBdr>
        <w:top w:val="none" w:sz="0" w:space="0" w:color="auto"/>
        <w:left w:val="none" w:sz="0" w:space="0" w:color="auto"/>
        <w:bottom w:val="none" w:sz="0" w:space="0" w:color="auto"/>
        <w:right w:val="none" w:sz="0" w:space="0" w:color="auto"/>
      </w:divBdr>
    </w:div>
    <w:div w:id="1852529156">
      <w:bodyDiv w:val="1"/>
      <w:marLeft w:val="0"/>
      <w:marRight w:val="0"/>
      <w:marTop w:val="0"/>
      <w:marBottom w:val="0"/>
      <w:divBdr>
        <w:top w:val="none" w:sz="0" w:space="0" w:color="auto"/>
        <w:left w:val="none" w:sz="0" w:space="0" w:color="auto"/>
        <w:bottom w:val="none" w:sz="0" w:space="0" w:color="auto"/>
        <w:right w:val="none" w:sz="0" w:space="0" w:color="auto"/>
      </w:divBdr>
    </w:div>
    <w:div w:id="1858540357">
      <w:bodyDiv w:val="1"/>
      <w:marLeft w:val="0"/>
      <w:marRight w:val="0"/>
      <w:marTop w:val="0"/>
      <w:marBottom w:val="0"/>
      <w:divBdr>
        <w:top w:val="none" w:sz="0" w:space="0" w:color="auto"/>
        <w:left w:val="none" w:sz="0" w:space="0" w:color="auto"/>
        <w:bottom w:val="none" w:sz="0" w:space="0" w:color="auto"/>
        <w:right w:val="none" w:sz="0" w:space="0" w:color="auto"/>
      </w:divBdr>
    </w:div>
    <w:div w:id="1858883029">
      <w:bodyDiv w:val="1"/>
      <w:marLeft w:val="0"/>
      <w:marRight w:val="0"/>
      <w:marTop w:val="0"/>
      <w:marBottom w:val="0"/>
      <w:divBdr>
        <w:top w:val="none" w:sz="0" w:space="0" w:color="auto"/>
        <w:left w:val="none" w:sz="0" w:space="0" w:color="auto"/>
        <w:bottom w:val="none" w:sz="0" w:space="0" w:color="auto"/>
        <w:right w:val="none" w:sz="0" w:space="0" w:color="auto"/>
      </w:divBdr>
    </w:div>
    <w:div w:id="1867130818">
      <w:bodyDiv w:val="1"/>
      <w:marLeft w:val="0"/>
      <w:marRight w:val="0"/>
      <w:marTop w:val="0"/>
      <w:marBottom w:val="0"/>
      <w:divBdr>
        <w:top w:val="none" w:sz="0" w:space="0" w:color="auto"/>
        <w:left w:val="none" w:sz="0" w:space="0" w:color="auto"/>
        <w:bottom w:val="none" w:sz="0" w:space="0" w:color="auto"/>
        <w:right w:val="none" w:sz="0" w:space="0" w:color="auto"/>
      </w:divBdr>
    </w:div>
    <w:div w:id="1878934821">
      <w:bodyDiv w:val="1"/>
      <w:marLeft w:val="0"/>
      <w:marRight w:val="0"/>
      <w:marTop w:val="0"/>
      <w:marBottom w:val="0"/>
      <w:divBdr>
        <w:top w:val="none" w:sz="0" w:space="0" w:color="auto"/>
        <w:left w:val="none" w:sz="0" w:space="0" w:color="auto"/>
        <w:bottom w:val="none" w:sz="0" w:space="0" w:color="auto"/>
        <w:right w:val="none" w:sz="0" w:space="0" w:color="auto"/>
      </w:divBdr>
    </w:div>
    <w:div w:id="1886134768">
      <w:bodyDiv w:val="1"/>
      <w:marLeft w:val="0"/>
      <w:marRight w:val="0"/>
      <w:marTop w:val="0"/>
      <w:marBottom w:val="0"/>
      <w:divBdr>
        <w:top w:val="none" w:sz="0" w:space="0" w:color="auto"/>
        <w:left w:val="none" w:sz="0" w:space="0" w:color="auto"/>
        <w:bottom w:val="none" w:sz="0" w:space="0" w:color="auto"/>
        <w:right w:val="none" w:sz="0" w:space="0" w:color="auto"/>
      </w:divBdr>
    </w:div>
    <w:div w:id="1888493731">
      <w:bodyDiv w:val="1"/>
      <w:marLeft w:val="0"/>
      <w:marRight w:val="0"/>
      <w:marTop w:val="0"/>
      <w:marBottom w:val="0"/>
      <w:divBdr>
        <w:top w:val="none" w:sz="0" w:space="0" w:color="auto"/>
        <w:left w:val="none" w:sz="0" w:space="0" w:color="auto"/>
        <w:bottom w:val="none" w:sz="0" w:space="0" w:color="auto"/>
        <w:right w:val="none" w:sz="0" w:space="0" w:color="auto"/>
      </w:divBdr>
    </w:div>
    <w:div w:id="1891378133">
      <w:bodyDiv w:val="1"/>
      <w:marLeft w:val="0"/>
      <w:marRight w:val="0"/>
      <w:marTop w:val="0"/>
      <w:marBottom w:val="0"/>
      <w:divBdr>
        <w:top w:val="none" w:sz="0" w:space="0" w:color="auto"/>
        <w:left w:val="none" w:sz="0" w:space="0" w:color="auto"/>
        <w:bottom w:val="none" w:sz="0" w:space="0" w:color="auto"/>
        <w:right w:val="none" w:sz="0" w:space="0" w:color="auto"/>
      </w:divBdr>
    </w:div>
    <w:div w:id="1901407337">
      <w:bodyDiv w:val="1"/>
      <w:marLeft w:val="0"/>
      <w:marRight w:val="0"/>
      <w:marTop w:val="0"/>
      <w:marBottom w:val="0"/>
      <w:divBdr>
        <w:top w:val="none" w:sz="0" w:space="0" w:color="auto"/>
        <w:left w:val="none" w:sz="0" w:space="0" w:color="auto"/>
        <w:bottom w:val="none" w:sz="0" w:space="0" w:color="auto"/>
        <w:right w:val="none" w:sz="0" w:space="0" w:color="auto"/>
      </w:divBdr>
    </w:div>
    <w:div w:id="1906180241">
      <w:bodyDiv w:val="1"/>
      <w:marLeft w:val="0"/>
      <w:marRight w:val="0"/>
      <w:marTop w:val="0"/>
      <w:marBottom w:val="0"/>
      <w:divBdr>
        <w:top w:val="none" w:sz="0" w:space="0" w:color="auto"/>
        <w:left w:val="none" w:sz="0" w:space="0" w:color="auto"/>
        <w:bottom w:val="none" w:sz="0" w:space="0" w:color="auto"/>
        <w:right w:val="none" w:sz="0" w:space="0" w:color="auto"/>
      </w:divBdr>
    </w:div>
    <w:div w:id="1909145873">
      <w:bodyDiv w:val="1"/>
      <w:marLeft w:val="0"/>
      <w:marRight w:val="0"/>
      <w:marTop w:val="0"/>
      <w:marBottom w:val="0"/>
      <w:divBdr>
        <w:top w:val="none" w:sz="0" w:space="0" w:color="auto"/>
        <w:left w:val="none" w:sz="0" w:space="0" w:color="auto"/>
        <w:bottom w:val="none" w:sz="0" w:space="0" w:color="auto"/>
        <w:right w:val="none" w:sz="0" w:space="0" w:color="auto"/>
      </w:divBdr>
    </w:div>
    <w:div w:id="1909799289">
      <w:bodyDiv w:val="1"/>
      <w:marLeft w:val="0"/>
      <w:marRight w:val="0"/>
      <w:marTop w:val="0"/>
      <w:marBottom w:val="0"/>
      <w:divBdr>
        <w:top w:val="none" w:sz="0" w:space="0" w:color="auto"/>
        <w:left w:val="none" w:sz="0" w:space="0" w:color="auto"/>
        <w:bottom w:val="none" w:sz="0" w:space="0" w:color="auto"/>
        <w:right w:val="none" w:sz="0" w:space="0" w:color="auto"/>
      </w:divBdr>
    </w:div>
    <w:div w:id="1915814393">
      <w:bodyDiv w:val="1"/>
      <w:marLeft w:val="0"/>
      <w:marRight w:val="0"/>
      <w:marTop w:val="0"/>
      <w:marBottom w:val="0"/>
      <w:divBdr>
        <w:top w:val="none" w:sz="0" w:space="0" w:color="auto"/>
        <w:left w:val="none" w:sz="0" w:space="0" w:color="auto"/>
        <w:bottom w:val="none" w:sz="0" w:space="0" w:color="auto"/>
        <w:right w:val="none" w:sz="0" w:space="0" w:color="auto"/>
      </w:divBdr>
    </w:div>
    <w:div w:id="1920366017">
      <w:bodyDiv w:val="1"/>
      <w:marLeft w:val="0"/>
      <w:marRight w:val="0"/>
      <w:marTop w:val="0"/>
      <w:marBottom w:val="0"/>
      <w:divBdr>
        <w:top w:val="none" w:sz="0" w:space="0" w:color="auto"/>
        <w:left w:val="none" w:sz="0" w:space="0" w:color="auto"/>
        <w:bottom w:val="none" w:sz="0" w:space="0" w:color="auto"/>
        <w:right w:val="none" w:sz="0" w:space="0" w:color="auto"/>
      </w:divBdr>
    </w:div>
    <w:div w:id="1926500476">
      <w:bodyDiv w:val="1"/>
      <w:marLeft w:val="0"/>
      <w:marRight w:val="0"/>
      <w:marTop w:val="0"/>
      <w:marBottom w:val="0"/>
      <w:divBdr>
        <w:top w:val="none" w:sz="0" w:space="0" w:color="auto"/>
        <w:left w:val="none" w:sz="0" w:space="0" w:color="auto"/>
        <w:bottom w:val="none" w:sz="0" w:space="0" w:color="auto"/>
        <w:right w:val="none" w:sz="0" w:space="0" w:color="auto"/>
      </w:divBdr>
    </w:div>
    <w:div w:id="1931886164">
      <w:bodyDiv w:val="1"/>
      <w:marLeft w:val="0"/>
      <w:marRight w:val="0"/>
      <w:marTop w:val="0"/>
      <w:marBottom w:val="0"/>
      <w:divBdr>
        <w:top w:val="none" w:sz="0" w:space="0" w:color="auto"/>
        <w:left w:val="none" w:sz="0" w:space="0" w:color="auto"/>
        <w:bottom w:val="none" w:sz="0" w:space="0" w:color="auto"/>
        <w:right w:val="none" w:sz="0" w:space="0" w:color="auto"/>
      </w:divBdr>
    </w:div>
    <w:div w:id="1941405225">
      <w:bodyDiv w:val="1"/>
      <w:marLeft w:val="0"/>
      <w:marRight w:val="0"/>
      <w:marTop w:val="0"/>
      <w:marBottom w:val="0"/>
      <w:divBdr>
        <w:top w:val="none" w:sz="0" w:space="0" w:color="auto"/>
        <w:left w:val="none" w:sz="0" w:space="0" w:color="auto"/>
        <w:bottom w:val="none" w:sz="0" w:space="0" w:color="auto"/>
        <w:right w:val="none" w:sz="0" w:space="0" w:color="auto"/>
      </w:divBdr>
    </w:div>
    <w:div w:id="1953315705">
      <w:bodyDiv w:val="1"/>
      <w:marLeft w:val="0"/>
      <w:marRight w:val="0"/>
      <w:marTop w:val="0"/>
      <w:marBottom w:val="0"/>
      <w:divBdr>
        <w:top w:val="none" w:sz="0" w:space="0" w:color="auto"/>
        <w:left w:val="none" w:sz="0" w:space="0" w:color="auto"/>
        <w:bottom w:val="none" w:sz="0" w:space="0" w:color="auto"/>
        <w:right w:val="none" w:sz="0" w:space="0" w:color="auto"/>
      </w:divBdr>
    </w:div>
    <w:div w:id="1959948829">
      <w:bodyDiv w:val="1"/>
      <w:marLeft w:val="0"/>
      <w:marRight w:val="0"/>
      <w:marTop w:val="0"/>
      <w:marBottom w:val="0"/>
      <w:divBdr>
        <w:top w:val="none" w:sz="0" w:space="0" w:color="auto"/>
        <w:left w:val="none" w:sz="0" w:space="0" w:color="auto"/>
        <w:bottom w:val="none" w:sz="0" w:space="0" w:color="auto"/>
        <w:right w:val="none" w:sz="0" w:space="0" w:color="auto"/>
      </w:divBdr>
    </w:div>
    <w:div w:id="1964995219">
      <w:bodyDiv w:val="1"/>
      <w:marLeft w:val="0"/>
      <w:marRight w:val="0"/>
      <w:marTop w:val="0"/>
      <w:marBottom w:val="0"/>
      <w:divBdr>
        <w:top w:val="none" w:sz="0" w:space="0" w:color="auto"/>
        <w:left w:val="none" w:sz="0" w:space="0" w:color="auto"/>
        <w:bottom w:val="none" w:sz="0" w:space="0" w:color="auto"/>
        <w:right w:val="none" w:sz="0" w:space="0" w:color="auto"/>
      </w:divBdr>
    </w:div>
    <w:div w:id="1974289073">
      <w:bodyDiv w:val="1"/>
      <w:marLeft w:val="0"/>
      <w:marRight w:val="0"/>
      <w:marTop w:val="0"/>
      <w:marBottom w:val="0"/>
      <w:divBdr>
        <w:top w:val="none" w:sz="0" w:space="0" w:color="auto"/>
        <w:left w:val="none" w:sz="0" w:space="0" w:color="auto"/>
        <w:bottom w:val="none" w:sz="0" w:space="0" w:color="auto"/>
        <w:right w:val="none" w:sz="0" w:space="0" w:color="auto"/>
      </w:divBdr>
    </w:div>
    <w:div w:id="1979147230">
      <w:bodyDiv w:val="1"/>
      <w:marLeft w:val="0"/>
      <w:marRight w:val="0"/>
      <w:marTop w:val="0"/>
      <w:marBottom w:val="0"/>
      <w:divBdr>
        <w:top w:val="none" w:sz="0" w:space="0" w:color="auto"/>
        <w:left w:val="none" w:sz="0" w:space="0" w:color="auto"/>
        <w:bottom w:val="none" w:sz="0" w:space="0" w:color="auto"/>
        <w:right w:val="none" w:sz="0" w:space="0" w:color="auto"/>
      </w:divBdr>
    </w:div>
    <w:div w:id="1994797676">
      <w:bodyDiv w:val="1"/>
      <w:marLeft w:val="0"/>
      <w:marRight w:val="0"/>
      <w:marTop w:val="0"/>
      <w:marBottom w:val="0"/>
      <w:divBdr>
        <w:top w:val="none" w:sz="0" w:space="0" w:color="auto"/>
        <w:left w:val="none" w:sz="0" w:space="0" w:color="auto"/>
        <w:bottom w:val="none" w:sz="0" w:space="0" w:color="auto"/>
        <w:right w:val="none" w:sz="0" w:space="0" w:color="auto"/>
      </w:divBdr>
    </w:div>
    <w:div w:id="1997569728">
      <w:bodyDiv w:val="1"/>
      <w:marLeft w:val="0"/>
      <w:marRight w:val="0"/>
      <w:marTop w:val="0"/>
      <w:marBottom w:val="0"/>
      <w:divBdr>
        <w:top w:val="none" w:sz="0" w:space="0" w:color="auto"/>
        <w:left w:val="none" w:sz="0" w:space="0" w:color="auto"/>
        <w:bottom w:val="none" w:sz="0" w:space="0" w:color="auto"/>
        <w:right w:val="none" w:sz="0" w:space="0" w:color="auto"/>
      </w:divBdr>
    </w:div>
    <w:div w:id="1998150623">
      <w:bodyDiv w:val="1"/>
      <w:marLeft w:val="0"/>
      <w:marRight w:val="0"/>
      <w:marTop w:val="0"/>
      <w:marBottom w:val="0"/>
      <w:divBdr>
        <w:top w:val="none" w:sz="0" w:space="0" w:color="auto"/>
        <w:left w:val="none" w:sz="0" w:space="0" w:color="auto"/>
        <w:bottom w:val="none" w:sz="0" w:space="0" w:color="auto"/>
        <w:right w:val="none" w:sz="0" w:space="0" w:color="auto"/>
      </w:divBdr>
    </w:div>
    <w:div w:id="2024092417">
      <w:bodyDiv w:val="1"/>
      <w:marLeft w:val="0"/>
      <w:marRight w:val="0"/>
      <w:marTop w:val="0"/>
      <w:marBottom w:val="0"/>
      <w:divBdr>
        <w:top w:val="none" w:sz="0" w:space="0" w:color="auto"/>
        <w:left w:val="none" w:sz="0" w:space="0" w:color="auto"/>
        <w:bottom w:val="none" w:sz="0" w:space="0" w:color="auto"/>
        <w:right w:val="none" w:sz="0" w:space="0" w:color="auto"/>
      </w:divBdr>
    </w:div>
    <w:div w:id="2025941396">
      <w:bodyDiv w:val="1"/>
      <w:marLeft w:val="0"/>
      <w:marRight w:val="0"/>
      <w:marTop w:val="0"/>
      <w:marBottom w:val="0"/>
      <w:divBdr>
        <w:top w:val="none" w:sz="0" w:space="0" w:color="auto"/>
        <w:left w:val="none" w:sz="0" w:space="0" w:color="auto"/>
        <w:bottom w:val="none" w:sz="0" w:space="0" w:color="auto"/>
        <w:right w:val="none" w:sz="0" w:space="0" w:color="auto"/>
      </w:divBdr>
    </w:div>
    <w:div w:id="2026010972">
      <w:bodyDiv w:val="1"/>
      <w:marLeft w:val="0"/>
      <w:marRight w:val="0"/>
      <w:marTop w:val="0"/>
      <w:marBottom w:val="0"/>
      <w:divBdr>
        <w:top w:val="none" w:sz="0" w:space="0" w:color="auto"/>
        <w:left w:val="none" w:sz="0" w:space="0" w:color="auto"/>
        <w:bottom w:val="none" w:sz="0" w:space="0" w:color="auto"/>
        <w:right w:val="none" w:sz="0" w:space="0" w:color="auto"/>
      </w:divBdr>
    </w:div>
    <w:div w:id="2028215891">
      <w:bodyDiv w:val="1"/>
      <w:marLeft w:val="0"/>
      <w:marRight w:val="0"/>
      <w:marTop w:val="0"/>
      <w:marBottom w:val="0"/>
      <w:divBdr>
        <w:top w:val="none" w:sz="0" w:space="0" w:color="auto"/>
        <w:left w:val="none" w:sz="0" w:space="0" w:color="auto"/>
        <w:bottom w:val="none" w:sz="0" w:space="0" w:color="auto"/>
        <w:right w:val="none" w:sz="0" w:space="0" w:color="auto"/>
      </w:divBdr>
    </w:div>
    <w:div w:id="2032222412">
      <w:bodyDiv w:val="1"/>
      <w:marLeft w:val="0"/>
      <w:marRight w:val="0"/>
      <w:marTop w:val="0"/>
      <w:marBottom w:val="0"/>
      <w:divBdr>
        <w:top w:val="none" w:sz="0" w:space="0" w:color="auto"/>
        <w:left w:val="none" w:sz="0" w:space="0" w:color="auto"/>
        <w:bottom w:val="none" w:sz="0" w:space="0" w:color="auto"/>
        <w:right w:val="none" w:sz="0" w:space="0" w:color="auto"/>
      </w:divBdr>
    </w:div>
    <w:div w:id="2034919473">
      <w:bodyDiv w:val="1"/>
      <w:marLeft w:val="0"/>
      <w:marRight w:val="0"/>
      <w:marTop w:val="0"/>
      <w:marBottom w:val="0"/>
      <w:divBdr>
        <w:top w:val="none" w:sz="0" w:space="0" w:color="auto"/>
        <w:left w:val="none" w:sz="0" w:space="0" w:color="auto"/>
        <w:bottom w:val="none" w:sz="0" w:space="0" w:color="auto"/>
        <w:right w:val="none" w:sz="0" w:space="0" w:color="auto"/>
      </w:divBdr>
    </w:div>
    <w:div w:id="2043478505">
      <w:bodyDiv w:val="1"/>
      <w:marLeft w:val="0"/>
      <w:marRight w:val="0"/>
      <w:marTop w:val="0"/>
      <w:marBottom w:val="0"/>
      <w:divBdr>
        <w:top w:val="none" w:sz="0" w:space="0" w:color="auto"/>
        <w:left w:val="none" w:sz="0" w:space="0" w:color="auto"/>
        <w:bottom w:val="none" w:sz="0" w:space="0" w:color="auto"/>
        <w:right w:val="none" w:sz="0" w:space="0" w:color="auto"/>
      </w:divBdr>
    </w:div>
    <w:div w:id="2056544938">
      <w:bodyDiv w:val="1"/>
      <w:marLeft w:val="0"/>
      <w:marRight w:val="0"/>
      <w:marTop w:val="0"/>
      <w:marBottom w:val="0"/>
      <w:divBdr>
        <w:top w:val="none" w:sz="0" w:space="0" w:color="auto"/>
        <w:left w:val="none" w:sz="0" w:space="0" w:color="auto"/>
        <w:bottom w:val="none" w:sz="0" w:space="0" w:color="auto"/>
        <w:right w:val="none" w:sz="0" w:space="0" w:color="auto"/>
      </w:divBdr>
    </w:div>
    <w:div w:id="2069525776">
      <w:bodyDiv w:val="1"/>
      <w:marLeft w:val="0"/>
      <w:marRight w:val="0"/>
      <w:marTop w:val="0"/>
      <w:marBottom w:val="0"/>
      <w:divBdr>
        <w:top w:val="none" w:sz="0" w:space="0" w:color="auto"/>
        <w:left w:val="none" w:sz="0" w:space="0" w:color="auto"/>
        <w:bottom w:val="none" w:sz="0" w:space="0" w:color="auto"/>
        <w:right w:val="none" w:sz="0" w:space="0" w:color="auto"/>
      </w:divBdr>
    </w:div>
    <w:div w:id="2075009535">
      <w:bodyDiv w:val="1"/>
      <w:marLeft w:val="0"/>
      <w:marRight w:val="0"/>
      <w:marTop w:val="0"/>
      <w:marBottom w:val="0"/>
      <w:divBdr>
        <w:top w:val="none" w:sz="0" w:space="0" w:color="auto"/>
        <w:left w:val="none" w:sz="0" w:space="0" w:color="auto"/>
        <w:bottom w:val="none" w:sz="0" w:space="0" w:color="auto"/>
        <w:right w:val="none" w:sz="0" w:space="0" w:color="auto"/>
      </w:divBdr>
    </w:div>
    <w:div w:id="2079091944">
      <w:bodyDiv w:val="1"/>
      <w:marLeft w:val="0"/>
      <w:marRight w:val="0"/>
      <w:marTop w:val="0"/>
      <w:marBottom w:val="0"/>
      <w:divBdr>
        <w:top w:val="none" w:sz="0" w:space="0" w:color="auto"/>
        <w:left w:val="none" w:sz="0" w:space="0" w:color="auto"/>
        <w:bottom w:val="none" w:sz="0" w:space="0" w:color="auto"/>
        <w:right w:val="none" w:sz="0" w:space="0" w:color="auto"/>
      </w:divBdr>
    </w:div>
    <w:div w:id="2084136846">
      <w:bodyDiv w:val="1"/>
      <w:marLeft w:val="0"/>
      <w:marRight w:val="0"/>
      <w:marTop w:val="0"/>
      <w:marBottom w:val="0"/>
      <w:divBdr>
        <w:top w:val="none" w:sz="0" w:space="0" w:color="auto"/>
        <w:left w:val="none" w:sz="0" w:space="0" w:color="auto"/>
        <w:bottom w:val="none" w:sz="0" w:space="0" w:color="auto"/>
        <w:right w:val="none" w:sz="0" w:space="0" w:color="auto"/>
      </w:divBdr>
    </w:div>
    <w:div w:id="2086106543">
      <w:bodyDiv w:val="1"/>
      <w:marLeft w:val="0"/>
      <w:marRight w:val="0"/>
      <w:marTop w:val="0"/>
      <w:marBottom w:val="0"/>
      <w:divBdr>
        <w:top w:val="none" w:sz="0" w:space="0" w:color="auto"/>
        <w:left w:val="none" w:sz="0" w:space="0" w:color="auto"/>
        <w:bottom w:val="none" w:sz="0" w:space="0" w:color="auto"/>
        <w:right w:val="none" w:sz="0" w:space="0" w:color="auto"/>
      </w:divBdr>
    </w:div>
    <w:div w:id="2095590362">
      <w:bodyDiv w:val="1"/>
      <w:marLeft w:val="0"/>
      <w:marRight w:val="0"/>
      <w:marTop w:val="0"/>
      <w:marBottom w:val="0"/>
      <w:divBdr>
        <w:top w:val="none" w:sz="0" w:space="0" w:color="auto"/>
        <w:left w:val="none" w:sz="0" w:space="0" w:color="auto"/>
        <w:bottom w:val="none" w:sz="0" w:space="0" w:color="auto"/>
        <w:right w:val="none" w:sz="0" w:space="0" w:color="auto"/>
      </w:divBdr>
    </w:div>
    <w:div w:id="2096583098">
      <w:bodyDiv w:val="1"/>
      <w:marLeft w:val="0"/>
      <w:marRight w:val="0"/>
      <w:marTop w:val="0"/>
      <w:marBottom w:val="0"/>
      <w:divBdr>
        <w:top w:val="none" w:sz="0" w:space="0" w:color="auto"/>
        <w:left w:val="none" w:sz="0" w:space="0" w:color="auto"/>
        <w:bottom w:val="none" w:sz="0" w:space="0" w:color="auto"/>
        <w:right w:val="none" w:sz="0" w:space="0" w:color="auto"/>
      </w:divBdr>
    </w:div>
    <w:div w:id="2105102398">
      <w:bodyDiv w:val="1"/>
      <w:marLeft w:val="0"/>
      <w:marRight w:val="0"/>
      <w:marTop w:val="0"/>
      <w:marBottom w:val="0"/>
      <w:divBdr>
        <w:top w:val="none" w:sz="0" w:space="0" w:color="auto"/>
        <w:left w:val="none" w:sz="0" w:space="0" w:color="auto"/>
        <w:bottom w:val="none" w:sz="0" w:space="0" w:color="auto"/>
        <w:right w:val="none" w:sz="0" w:space="0" w:color="auto"/>
      </w:divBdr>
    </w:div>
    <w:div w:id="2119331262">
      <w:bodyDiv w:val="1"/>
      <w:marLeft w:val="0"/>
      <w:marRight w:val="0"/>
      <w:marTop w:val="0"/>
      <w:marBottom w:val="0"/>
      <w:divBdr>
        <w:top w:val="none" w:sz="0" w:space="0" w:color="auto"/>
        <w:left w:val="none" w:sz="0" w:space="0" w:color="auto"/>
        <w:bottom w:val="none" w:sz="0" w:space="0" w:color="auto"/>
        <w:right w:val="none" w:sz="0" w:space="0" w:color="auto"/>
      </w:divBdr>
    </w:div>
    <w:div w:id="2131246065">
      <w:bodyDiv w:val="1"/>
      <w:marLeft w:val="0"/>
      <w:marRight w:val="0"/>
      <w:marTop w:val="0"/>
      <w:marBottom w:val="0"/>
      <w:divBdr>
        <w:top w:val="none" w:sz="0" w:space="0" w:color="auto"/>
        <w:left w:val="none" w:sz="0" w:space="0" w:color="auto"/>
        <w:bottom w:val="none" w:sz="0" w:space="0" w:color="auto"/>
        <w:right w:val="none" w:sz="0" w:space="0" w:color="auto"/>
      </w:divBdr>
    </w:div>
    <w:div w:id="2146192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oopfere/FlyRig/wiki" TargetMode="Externa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D38BF8E-3F5E-304A-AA62-BA078921D534}"/>
      </w:docPartPr>
      <w:docPartBody>
        <w:p w:rsidR="0039290F" w:rsidRDefault="00C651C9">
          <w:r w:rsidRPr="00377FDD">
            <w:rPr>
              <w:rStyle w:val="PlaceholderText"/>
            </w:rPr>
            <w:t>Click or tap here to enter text.</w:t>
          </w:r>
        </w:p>
      </w:docPartBody>
    </w:docPart>
    <w:docPart>
      <w:docPartPr>
        <w:name w:val="68CEB9343343B943B3B74651C2AF250F"/>
        <w:category>
          <w:name w:val="General"/>
          <w:gallery w:val="placeholder"/>
        </w:category>
        <w:types>
          <w:type w:val="bbPlcHdr"/>
        </w:types>
        <w:behaviors>
          <w:behavior w:val="content"/>
        </w:behaviors>
        <w:guid w:val="{F8B38725-E1EF-114E-A4EE-2274AD256D54}"/>
      </w:docPartPr>
      <w:docPartBody>
        <w:p w:rsidR="00F9689B" w:rsidRDefault="00A629FA" w:rsidP="00A629FA">
          <w:pPr>
            <w:pStyle w:val="68CEB9343343B943B3B74651C2AF250F"/>
          </w:pPr>
          <w:r w:rsidRPr="00377FDD">
            <w:rPr>
              <w:rStyle w:val="PlaceholderText"/>
            </w:rPr>
            <w:t>Click or tap here to enter text.</w:t>
          </w:r>
        </w:p>
      </w:docPartBody>
    </w:docPart>
    <w:docPart>
      <w:docPartPr>
        <w:name w:val="7490DEC068327241BE96C3D38093F671"/>
        <w:category>
          <w:name w:val="General"/>
          <w:gallery w:val="placeholder"/>
        </w:category>
        <w:types>
          <w:type w:val="bbPlcHdr"/>
        </w:types>
        <w:behaviors>
          <w:behavior w:val="content"/>
        </w:behaviors>
        <w:guid w:val="{C5F143A0-5231-ED48-8F57-C73DD9089615}"/>
      </w:docPartPr>
      <w:docPartBody>
        <w:p w:rsidR="00A70334" w:rsidRDefault="009B37A5" w:rsidP="009B37A5">
          <w:pPr>
            <w:pStyle w:val="7490DEC068327241BE96C3D38093F671"/>
          </w:pPr>
          <w:r w:rsidRPr="00377FDD">
            <w:rPr>
              <w:rStyle w:val="PlaceholderText"/>
            </w:rPr>
            <w:t>Click or tap here to enter text.</w:t>
          </w:r>
        </w:p>
      </w:docPartBody>
    </w:docPart>
    <w:docPart>
      <w:docPartPr>
        <w:name w:val="BEB488DAB565C14684B92F3DF232E26A"/>
        <w:category>
          <w:name w:val="General"/>
          <w:gallery w:val="placeholder"/>
        </w:category>
        <w:types>
          <w:type w:val="bbPlcHdr"/>
        </w:types>
        <w:behaviors>
          <w:behavior w:val="content"/>
        </w:behaviors>
        <w:guid w:val="{4F6304A5-C0C6-4940-8F46-3BCD04433355}"/>
      </w:docPartPr>
      <w:docPartBody>
        <w:p w:rsidR="00950CE7" w:rsidRDefault="00F514D9" w:rsidP="00F514D9">
          <w:pPr>
            <w:pStyle w:val="BEB488DAB565C14684B92F3DF232E26A"/>
          </w:pPr>
          <w:r w:rsidRPr="00377FDD">
            <w:rPr>
              <w:rStyle w:val="PlaceholderText"/>
            </w:rPr>
            <w:t>Click or tap here to enter text.</w:t>
          </w:r>
        </w:p>
      </w:docPartBody>
    </w:docPart>
    <w:docPart>
      <w:docPartPr>
        <w:name w:val="E4FA8C1DE8E7E7448958D71F5195F0AC"/>
        <w:category>
          <w:name w:val="General"/>
          <w:gallery w:val="placeholder"/>
        </w:category>
        <w:types>
          <w:type w:val="bbPlcHdr"/>
        </w:types>
        <w:behaviors>
          <w:behavior w:val="content"/>
        </w:behaviors>
        <w:guid w:val="{A0D39972-A6A6-394D-9A5E-741C960A6D2B}"/>
      </w:docPartPr>
      <w:docPartBody>
        <w:p w:rsidR="00950CE7" w:rsidRDefault="00F514D9" w:rsidP="00F514D9">
          <w:pPr>
            <w:pStyle w:val="E4FA8C1DE8E7E7448958D71F5195F0AC"/>
          </w:pPr>
          <w:r w:rsidRPr="00377FDD">
            <w:rPr>
              <w:rStyle w:val="PlaceholderText"/>
            </w:rPr>
            <w:t>Click or tap here to enter text.</w:t>
          </w:r>
        </w:p>
      </w:docPartBody>
    </w:docPart>
    <w:docPart>
      <w:docPartPr>
        <w:name w:val="0DBE666F62FBCE419BB15349B989B720"/>
        <w:category>
          <w:name w:val="General"/>
          <w:gallery w:val="placeholder"/>
        </w:category>
        <w:types>
          <w:type w:val="bbPlcHdr"/>
        </w:types>
        <w:behaviors>
          <w:behavior w:val="content"/>
        </w:behaviors>
        <w:guid w:val="{AA20E819-F258-424E-B5FE-B0ED0FF74983}"/>
      </w:docPartPr>
      <w:docPartBody>
        <w:p w:rsidR="00950CE7" w:rsidRDefault="00F514D9" w:rsidP="00F514D9">
          <w:pPr>
            <w:pStyle w:val="0DBE666F62FBCE419BB15349B989B720"/>
          </w:pPr>
          <w:r w:rsidRPr="00377FDD">
            <w:rPr>
              <w:rStyle w:val="PlaceholderText"/>
            </w:rPr>
            <w:t>Click or tap here to enter text.</w:t>
          </w:r>
        </w:p>
      </w:docPartBody>
    </w:docPart>
    <w:docPart>
      <w:docPartPr>
        <w:name w:val="91BB92598C7D7544A1B33F5C7F5DDF47"/>
        <w:category>
          <w:name w:val="General"/>
          <w:gallery w:val="placeholder"/>
        </w:category>
        <w:types>
          <w:type w:val="bbPlcHdr"/>
        </w:types>
        <w:behaviors>
          <w:behavior w:val="content"/>
        </w:behaviors>
        <w:guid w:val="{B1A086BC-97E3-3B4E-9F0F-225CE9CF1D4B}"/>
      </w:docPartPr>
      <w:docPartBody>
        <w:p w:rsidR="00045BF9" w:rsidRDefault="00950CE7" w:rsidP="00950CE7">
          <w:pPr>
            <w:pStyle w:val="91BB92598C7D7544A1B33F5C7F5DDF47"/>
          </w:pPr>
          <w:r w:rsidRPr="00377FDD">
            <w:rPr>
              <w:rStyle w:val="PlaceholderText"/>
            </w:rPr>
            <w:t>Click or tap here to enter text.</w:t>
          </w:r>
        </w:p>
      </w:docPartBody>
    </w:docPart>
    <w:docPart>
      <w:docPartPr>
        <w:name w:val="8F08419CFBBBFD41A89574F9D6DD4724"/>
        <w:category>
          <w:name w:val="General"/>
          <w:gallery w:val="placeholder"/>
        </w:category>
        <w:types>
          <w:type w:val="bbPlcHdr"/>
        </w:types>
        <w:behaviors>
          <w:behavior w:val="content"/>
        </w:behaviors>
        <w:guid w:val="{B8600900-0CE7-654F-A88D-D124E0C891A5}"/>
      </w:docPartPr>
      <w:docPartBody>
        <w:p w:rsidR="00045BF9" w:rsidRDefault="00950CE7" w:rsidP="00950CE7">
          <w:pPr>
            <w:pStyle w:val="8F08419CFBBBFD41A89574F9D6DD4724"/>
          </w:pPr>
          <w:r w:rsidRPr="0051560B">
            <w:rPr>
              <w:rStyle w:val="PlaceholderText"/>
            </w:rPr>
            <w:t>Click or tap here to enter text.</w:t>
          </w:r>
        </w:p>
      </w:docPartBody>
    </w:docPart>
    <w:docPart>
      <w:docPartPr>
        <w:name w:val="A0426548FA9F3D4FAB0B14895977C7E4"/>
        <w:category>
          <w:name w:val="General"/>
          <w:gallery w:val="placeholder"/>
        </w:category>
        <w:types>
          <w:type w:val="bbPlcHdr"/>
        </w:types>
        <w:behaviors>
          <w:behavior w:val="content"/>
        </w:behaviors>
        <w:guid w:val="{9BB1B7D2-9D38-994E-A7D8-2DD07EE7CF7E}"/>
      </w:docPartPr>
      <w:docPartBody>
        <w:p w:rsidR="005A639F" w:rsidRDefault="00876348" w:rsidP="00876348">
          <w:pPr>
            <w:pStyle w:val="A0426548FA9F3D4FAB0B14895977C7E4"/>
          </w:pPr>
          <w:r w:rsidRPr="00377FD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webkit-standard">
    <w:altName w:val="Cambria"/>
    <w:panose1 w:val="020B0604020202020204"/>
    <w:charset w:val="00"/>
    <w:family w:val="roman"/>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1C9"/>
    <w:rsid w:val="00045BF9"/>
    <w:rsid w:val="00227477"/>
    <w:rsid w:val="00261FC5"/>
    <w:rsid w:val="0034400C"/>
    <w:rsid w:val="00353D15"/>
    <w:rsid w:val="0039290F"/>
    <w:rsid w:val="003A5CCC"/>
    <w:rsid w:val="00421A0D"/>
    <w:rsid w:val="00510135"/>
    <w:rsid w:val="005A639F"/>
    <w:rsid w:val="005D183B"/>
    <w:rsid w:val="00670926"/>
    <w:rsid w:val="00760491"/>
    <w:rsid w:val="00844D8D"/>
    <w:rsid w:val="00876348"/>
    <w:rsid w:val="00950CE7"/>
    <w:rsid w:val="00986B9F"/>
    <w:rsid w:val="009B37A5"/>
    <w:rsid w:val="00A004BA"/>
    <w:rsid w:val="00A0140E"/>
    <w:rsid w:val="00A629FA"/>
    <w:rsid w:val="00A70334"/>
    <w:rsid w:val="00B84C17"/>
    <w:rsid w:val="00C651C9"/>
    <w:rsid w:val="00C75531"/>
    <w:rsid w:val="00D770D6"/>
    <w:rsid w:val="00DF03E2"/>
    <w:rsid w:val="00E836CD"/>
    <w:rsid w:val="00EB07E1"/>
    <w:rsid w:val="00F05DAB"/>
    <w:rsid w:val="00F514D9"/>
    <w:rsid w:val="00F5189D"/>
    <w:rsid w:val="00F9689B"/>
    <w:rsid w:val="00FC6E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76348"/>
    <w:rPr>
      <w:color w:val="666666"/>
    </w:rPr>
  </w:style>
  <w:style w:type="paragraph" w:customStyle="1" w:styleId="68CEB9343343B943B3B74651C2AF250F">
    <w:name w:val="68CEB9343343B943B3B74651C2AF250F"/>
    <w:rsid w:val="00A629FA"/>
  </w:style>
  <w:style w:type="paragraph" w:customStyle="1" w:styleId="7490DEC068327241BE96C3D38093F671">
    <w:name w:val="7490DEC068327241BE96C3D38093F671"/>
    <w:rsid w:val="009B37A5"/>
  </w:style>
  <w:style w:type="paragraph" w:customStyle="1" w:styleId="BEB488DAB565C14684B92F3DF232E26A">
    <w:name w:val="BEB488DAB565C14684B92F3DF232E26A"/>
    <w:rsid w:val="00F514D9"/>
  </w:style>
  <w:style w:type="paragraph" w:customStyle="1" w:styleId="E4FA8C1DE8E7E7448958D71F5195F0AC">
    <w:name w:val="E4FA8C1DE8E7E7448958D71F5195F0AC"/>
    <w:rsid w:val="00F514D9"/>
  </w:style>
  <w:style w:type="paragraph" w:customStyle="1" w:styleId="0DBE666F62FBCE419BB15349B989B720">
    <w:name w:val="0DBE666F62FBCE419BB15349B989B720"/>
    <w:rsid w:val="00F514D9"/>
  </w:style>
  <w:style w:type="paragraph" w:customStyle="1" w:styleId="91BB92598C7D7544A1B33F5C7F5DDF47">
    <w:name w:val="91BB92598C7D7544A1B33F5C7F5DDF47"/>
    <w:rsid w:val="00950CE7"/>
  </w:style>
  <w:style w:type="paragraph" w:customStyle="1" w:styleId="8F08419CFBBBFD41A89574F9D6DD4724">
    <w:name w:val="8F08419CFBBBFD41A89574F9D6DD4724"/>
    <w:rsid w:val="00950CE7"/>
  </w:style>
  <w:style w:type="paragraph" w:customStyle="1" w:styleId="06829E7328BDF948B0BD350A435132E0">
    <w:name w:val="06829E7328BDF948B0BD350A435132E0"/>
    <w:rsid w:val="00876348"/>
  </w:style>
  <w:style w:type="paragraph" w:customStyle="1" w:styleId="A0426548FA9F3D4FAB0B14895977C7E4">
    <w:name w:val="A0426548FA9F3D4FAB0B14895977C7E4"/>
    <w:rsid w:val="008763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10713C5-9D69-B944-998F-C93364BE9122}">
  <we:reference id="wa104380917" version="1.0.1.0" store="en-001" storeType="OMEX"/>
  <we:alternateReferences>
    <we:reference id="wa104380917" version="1.0.1.0" store="wa104380917"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DACAF02D-DC2C-B44D-8CE4-1762005386BA}">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5954F2-672B-BD42-8385-E3C7D4CA2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1180</TotalTime>
  <Pages>26</Pages>
  <Words>7167</Words>
  <Characters>40854</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Hoopfer</dc:creator>
  <cp:keywords/>
  <dc:description/>
  <cp:lastModifiedBy>Eric Hoopfer</cp:lastModifiedBy>
  <cp:revision>1</cp:revision>
  <cp:lastPrinted>2025-08-11T23:04:00Z</cp:lastPrinted>
  <dcterms:created xsi:type="dcterms:W3CDTF">2025-11-05T15:59:00Z</dcterms:created>
  <dcterms:modified xsi:type="dcterms:W3CDTF">2025-11-10T21:19:00Z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documentId_1993</vt:lpwstr>
  </property>
  <property fmtid="{D5CDD505-2E9C-101B-9397-08002B2CF9AE}" pid="3" name="grammarly_documentContext">
    <vt:lpwstr>{"goals":[],"domain":"general","emotions":[],"dialect":"american"}</vt:lpwstr>
  </property>
</Properties>
</file>