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2903" w14:textId="0C0F8AA2" w:rsidR="00174728" w:rsidRDefault="00000000" w:rsidP="00911778">
      <w:pPr>
        <w:pStyle w:val="Title"/>
        <w:spacing w:line="276" w:lineRule="auto"/>
        <w:rPr>
          <w:color w:val="2E75B5"/>
        </w:rPr>
      </w:pPr>
      <w:r>
        <w:rPr>
          <w:color w:val="2E75B5"/>
        </w:rPr>
        <w:t xml:space="preserve">Building </w:t>
      </w:r>
      <w:proofErr w:type="spellStart"/>
      <w:r>
        <w:rPr>
          <w:color w:val="2E75B5"/>
        </w:rPr>
        <w:t>FlyRig</w:t>
      </w:r>
      <w:proofErr w:type="spellEnd"/>
    </w:p>
    <w:p w14:paraId="3EBEEE2A" w14:textId="77777777" w:rsidR="00174728" w:rsidRDefault="00174728" w:rsidP="00911778">
      <w:pPr>
        <w:spacing w:line="276" w:lineRule="auto"/>
      </w:pPr>
    </w:p>
    <w:p w14:paraId="11A124CD" w14:textId="0F6C07D3" w:rsidR="001A5FD2" w:rsidRPr="00D30E76" w:rsidRDefault="00860992" w:rsidP="00911778">
      <w:pPr>
        <w:pStyle w:val="Heading1"/>
        <w:spacing w:line="276" w:lineRule="auto"/>
        <w:rPr>
          <w:u w:val="single"/>
        </w:rPr>
      </w:pPr>
      <w:r w:rsidRPr="00D30E76">
        <w:rPr>
          <w:u w:val="single"/>
        </w:rPr>
        <w:t>Introduction</w:t>
      </w:r>
    </w:p>
    <w:p w14:paraId="3E74F45B" w14:textId="02B43B36" w:rsidR="00860992" w:rsidRDefault="00860992" w:rsidP="00911778">
      <w:pPr>
        <w:spacing w:line="276" w:lineRule="auto"/>
        <w:rPr>
          <w:b/>
          <w:color w:val="0070C0"/>
        </w:rPr>
      </w:pPr>
    </w:p>
    <w:p w14:paraId="03F85668" w14:textId="57868857" w:rsidR="00163390" w:rsidRDefault="00860992" w:rsidP="00911778">
      <w:pPr>
        <w:spacing w:line="276" w:lineRule="auto"/>
        <w:rPr>
          <w:bCs/>
          <w:color w:val="000000" w:themeColor="text1"/>
        </w:rPr>
      </w:pPr>
      <w:r>
        <w:rPr>
          <w:bCs/>
          <w:color w:val="000000" w:themeColor="text1"/>
        </w:rPr>
        <w:t xml:space="preserve">The Optogenetics </w:t>
      </w:r>
      <w:proofErr w:type="spellStart"/>
      <w:r>
        <w:rPr>
          <w:bCs/>
          <w:color w:val="000000" w:themeColor="text1"/>
        </w:rPr>
        <w:t>FlyRig</w:t>
      </w:r>
      <w:proofErr w:type="spellEnd"/>
      <w:r>
        <w:rPr>
          <w:bCs/>
          <w:color w:val="000000" w:themeColor="text1"/>
        </w:rPr>
        <w:t xml:space="preserve"> is </w:t>
      </w:r>
      <w:r w:rsidR="00163390">
        <w:rPr>
          <w:bCs/>
          <w:color w:val="000000" w:themeColor="text1"/>
        </w:rPr>
        <w:t xml:space="preserve">a </w:t>
      </w:r>
      <w:r>
        <w:rPr>
          <w:bCs/>
          <w:color w:val="000000" w:themeColor="text1"/>
        </w:rPr>
        <w:t xml:space="preserve">system to do optogenetic </w:t>
      </w:r>
      <w:r w:rsidR="00163390">
        <w:rPr>
          <w:bCs/>
          <w:color w:val="000000" w:themeColor="text1"/>
        </w:rPr>
        <w:t xml:space="preserve">behavioral </w:t>
      </w:r>
      <w:r>
        <w:rPr>
          <w:bCs/>
          <w:color w:val="000000" w:themeColor="text1"/>
        </w:rPr>
        <w:t>experiments with fruit flies. The system was designed by Eric Hoopfer and Aaron Heidgerken-Green</w:t>
      </w:r>
      <w:r w:rsidR="00163390">
        <w:rPr>
          <w:bCs/>
          <w:color w:val="000000" w:themeColor="text1"/>
        </w:rPr>
        <w:t>e</w:t>
      </w:r>
      <w:r>
        <w:rPr>
          <w:bCs/>
          <w:color w:val="000000" w:themeColor="text1"/>
        </w:rPr>
        <w:t xml:space="preserve"> at Carleton College.</w:t>
      </w:r>
      <w:r w:rsidR="00163390">
        <w:rPr>
          <w:bCs/>
          <w:color w:val="000000" w:themeColor="text1"/>
        </w:rPr>
        <w:t xml:space="preserve"> The goal of this system is to provide a simple and flexible system that can be implemented with minimal cost and technical expertise.</w:t>
      </w:r>
      <w:r w:rsidR="00AF59A6">
        <w:rPr>
          <w:bCs/>
          <w:color w:val="000000" w:themeColor="text1"/>
        </w:rPr>
        <w:t xml:space="preserve"> </w:t>
      </w:r>
    </w:p>
    <w:p w14:paraId="5EE4C09C" w14:textId="08BE09CD" w:rsidR="00AF59A6" w:rsidRDefault="00AF59A6" w:rsidP="00911778">
      <w:pPr>
        <w:spacing w:line="276" w:lineRule="auto"/>
        <w:rPr>
          <w:bCs/>
          <w:color w:val="000000" w:themeColor="text1"/>
        </w:rPr>
      </w:pPr>
    </w:p>
    <w:p w14:paraId="1A08DB63" w14:textId="5BFB791E" w:rsidR="001A5FD2" w:rsidRDefault="00861100" w:rsidP="00911778">
      <w:pPr>
        <w:spacing w:line="276" w:lineRule="auto"/>
      </w:pPr>
      <w:r w:rsidRPr="00D60648">
        <w:t>C</w:t>
      </w:r>
      <w:r w:rsidR="00AF59A6" w:rsidRPr="00D60648">
        <w:t>urrent versions of parts files, software code, and instruction manuals</w:t>
      </w:r>
      <w:r w:rsidRPr="00D60648">
        <w:t xml:space="preserve"> are locat</w:t>
      </w:r>
      <w:r w:rsidR="00D60648" w:rsidRPr="00D60648">
        <w:t>ed at</w:t>
      </w:r>
      <w:r w:rsidR="00D60648">
        <w:t xml:space="preserve"> </w:t>
      </w:r>
      <w:hyperlink r:id="rId8" w:history="1">
        <w:r w:rsidR="00D60648" w:rsidRPr="00D60648">
          <w:rPr>
            <w:rStyle w:val="Hyperlink"/>
          </w:rPr>
          <w:t>https://github.com/hoopfere/FlyRig/wiki</w:t>
        </w:r>
      </w:hyperlink>
      <w:r w:rsidR="00D60648">
        <w:t>.</w:t>
      </w:r>
    </w:p>
    <w:p w14:paraId="3CD98F8C" w14:textId="316C736B" w:rsidR="00861100" w:rsidRDefault="00861100" w:rsidP="00911778">
      <w:pPr>
        <w:spacing w:line="276" w:lineRule="auto"/>
      </w:pPr>
    </w:p>
    <w:p w14:paraId="2894A0A5" w14:textId="77777777" w:rsidR="00861100" w:rsidRDefault="00861100" w:rsidP="00911778">
      <w:pPr>
        <w:spacing w:line="276" w:lineRule="auto"/>
      </w:pPr>
    </w:p>
    <w:p w14:paraId="3DC389A4" w14:textId="07AAE568" w:rsidR="00174728" w:rsidRPr="00D30E76" w:rsidRDefault="00861100" w:rsidP="00911778">
      <w:pPr>
        <w:pStyle w:val="Heading1"/>
        <w:spacing w:line="276" w:lineRule="auto"/>
        <w:rPr>
          <w:u w:val="single"/>
        </w:rPr>
      </w:pPr>
      <w:r w:rsidRPr="00D30E76">
        <w:rPr>
          <w:u w:val="single"/>
        </w:rPr>
        <w:t>The system</w:t>
      </w:r>
    </w:p>
    <w:p w14:paraId="422F7370" w14:textId="493668F0" w:rsidR="00861100" w:rsidRDefault="0069164C" w:rsidP="00911778">
      <w:pPr>
        <w:pStyle w:val="Heading1"/>
        <w:spacing w:line="276" w:lineRule="auto"/>
      </w:pPr>
      <w:r w:rsidRPr="00A64D14">
        <w:rPr>
          <w:noProof/>
        </w:rPr>
        <w:drawing>
          <wp:anchor distT="0" distB="0" distL="114300" distR="114300" simplePos="0" relativeHeight="251661312" behindDoc="1" locked="0" layoutInCell="1" allowOverlap="1" wp14:anchorId="4D99A543" wp14:editId="678D07E5">
            <wp:simplePos x="0" y="0"/>
            <wp:positionH relativeFrom="column">
              <wp:posOffset>4315983</wp:posOffset>
            </wp:positionH>
            <wp:positionV relativeFrom="paragraph">
              <wp:posOffset>150495</wp:posOffset>
            </wp:positionV>
            <wp:extent cx="2147570" cy="1428750"/>
            <wp:effectExtent l="0" t="0" r="0" b="6350"/>
            <wp:wrapTight wrapText="bothSides">
              <wp:wrapPolygon edited="0">
                <wp:start x="639" y="0"/>
                <wp:lineTo x="639" y="6144"/>
                <wp:lineTo x="0" y="6336"/>
                <wp:lineTo x="0" y="9024"/>
                <wp:lineTo x="639" y="9216"/>
                <wp:lineTo x="639" y="21504"/>
                <wp:lineTo x="21459" y="21504"/>
                <wp:lineTo x="21459" y="0"/>
                <wp:lineTo x="639"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7570" cy="1428750"/>
                    </a:xfrm>
                    <a:prstGeom prst="rect">
                      <a:avLst/>
                    </a:prstGeom>
                  </pic:spPr>
                </pic:pic>
              </a:graphicData>
            </a:graphic>
            <wp14:sizeRelH relativeFrom="page">
              <wp14:pctWidth>0</wp14:pctWidth>
            </wp14:sizeRelH>
            <wp14:sizeRelV relativeFrom="page">
              <wp14:pctHeight>0</wp14:pctHeight>
            </wp14:sizeRelV>
          </wp:anchor>
        </w:drawing>
      </w:r>
    </w:p>
    <w:p w14:paraId="11841DE4" w14:textId="14277815" w:rsidR="00174728" w:rsidRDefault="00861100" w:rsidP="00911778">
      <w:pPr>
        <w:spacing w:line="276" w:lineRule="auto"/>
      </w:pPr>
      <w:r>
        <w:t xml:space="preserve">The </w:t>
      </w:r>
      <w:proofErr w:type="spellStart"/>
      <w:r>
        <w:t>FlyRig</w:t>
      </w:r>
      <w:proofErr w:type="spellEnd"/>
      <w:r>
        <w:t xml:space="preserve"> system has three main components: </w:t>
      </w:r>
      <w:r w:rsidR="008B4BB2">
        <w:t xml:space="preserve">the </w:t>
      </w:r>
      <w:proofErr w:type="spellStart"/>
      <w:r>
        <w:t>photostimulation</w:t>
      </w:r>
      <w:proofErr w:type="spellEnd"/>
      <w:r>
        <w:t xml:space="preserve"> rig, circuit board, and </w:t>
      </w:r>
      <w:proofErr w:type="spellStart"/>
      <w:r w:rsidR="00A654F2">
        <w:t>F</w:t>
      </w:r>
      <w:r>
        <w:t>lyRig</w:t>
      </w:r>
      <w:proofErr w:type="spellEnd"/>
      <w:r>
        <w:t xml:space="preserve"> software</w:t>
      </w:r>
      <w:r w:rsidR="008B4BB2">
        <w:t>.</w:t>
      </w:r>
      <w:r w:rsidR="00327C21">
        <w:t xml:space="preserve"> The software runs most stably in a Windows environment, although it can be run on Macs.</w:t>
      </w:r>
      <w:r w:rsidR="00A64D14" w:rsidRPr="00A64D14">
        <w:t xml:space="preserve"> </w:t>
      </w:r>
    </w:p>
    <w:p w14:paraId="4F52404C" w14:textId="02BD2CDA" w:rsidR="008B4BB2" w:rsidRDefault="00047936" w:rsidP="00911778">
      <w:pPr>
        <w:spacing w:line="276" w:lineRule="auto"/>
      </w:pPr>
      <w:r w:rsidRPr="007F3CA4">
        <w:rPr>
          <w:noProof/>
        </w:rPr>
        <w:drawing>
          <wp:anchor distT="0" distB="0" distL="114300" distR="114300" simplePos="0" relativeHeight="251662336" behindDoc="1" locked="0" layoutInCell="1" allowOverlap="1" wp14:anchorId="6CF2F2B7" wp14:editId="6295ABF6">
            <wp:simplePos x="0" y="0"/>
            <wp:positionH relativeFrom="column">
              <wp:posOffset>-5080</wp:posOffset>
            </wp:positionH>
            <wp:positionV relativeFrom="paragraph">
              <wp:posOffset>61595</wp:posOffset>
            </wp:positionV>
            <wp:extent cx="3394710" cy="2527935"/>
            <wp:effectExtent l="0" t="0" r="0" b="0"/>
            <wp:wrapTight wrapText="bothSides">
              <wp:wrapPolygon edited="0">
                <wp:start x="3152" y="0"/>
                <wp:lineTo x="3152" y="651"/>
                <wp:lineTo x="3475" y="3472"/>
                <wp:lineTo x="3475" y="6945"/>
                <wp:lineTo x="0" y="8139"/>
                <wp:lineTo x="0" y="10526"/>
                <wp:lineTo x="3475" y="12154"/>
                <wp:lineTo x="3475" y="21486"/>
                <wp:lineTo x="16727" y="21486"/>
                <wp:lineTo x="16727" y="20835"/>
                <wp:lineTo x="21495" y="20075"/>
                <wp:lineTo x="21495" y="16928"/>
                <wp:lineTo x="16727" y="15626"/>
                <wp:lineTo x="19152" y="15626"/>
                <wp:lineTo x="19152" y="14107"/>
                <wp:lineTo x="16727" y="13890"/>
                <wp:lineTo x="16727" y="8681"/>
                <wp:lineTo x="19152" y="8681"/>
                <wp:lineTo x="19152" y="7162"/>
                <wp:lineTo x="16808" y="6945"/>
                <wp:lineTo x="19232" y="5209"/>
                <wp:lineTo x="19394" y="4015"/>
                <wp:lineTo x="18909" y="3690"/>
                <wp:lineTo x="16727" y="3472"/>
                <wp:lineTo x="16889" y="434"/>
                <wp:lineTo x="16242" y="326"/>
                <wp:lineTo x="10343" y="0"/>
                <wp:lineTo x="315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94710" cy="2527935"/>
                    </a:xfrm>
                    <a:prstGeom prst="rect">
                      <a:avLst/>
                    </a:prstGeom>
                  </pic:spPr>
                </pic:pic>
              </a:graphicData>
            </a:graphic>
            <wp14:sizeRelH relativeFrom="page">
              <wp14:pctWidth>0</wp14:pctWidth>
            </wp14:sizeRelH>
            <wp14:sizeRelV relativeFrom="page">
              <wp14:pctHeight>0</wp14:pctHeight>
            </wp14:sizeRelV>
          </wp:anchor>
        </w:drawing>
      </w:r>
    </w:p>
    <w:p w14:paraId="5D50CBD8" w14:textId="08A6D16E" w:rsidR="008B4BB2" w:rsidRDefault="00047936" w:rsidP="00911778">
      <w:pPr>
        <w:spacing w:line="276" w:lineRule="auto"/>
      </w:pPr>
      <w:r w:rsidRPr="00A64D14">
        <w:rPr>
          <w:noProof/>
        </w:rPr>
        <w:drawing>
          <wp:anchor distT="0" distB="0" distL="114300" distR="114300" simplePos="0" relativeHeight="251657215" behindDoc="1" locked="0" layoutInCell="1" allowOverlap="1" wp14:anchorId="78251A85" wp14:editId="704A257C">
            <wp:simplePos x="0" y="0"/>
            <wp:positionH relativeFrom="column">
              <wp:posOffset>3265170</wp:posOffset>
            </wp:positionH>
            <wp:positionV relativeFrom="paragraph">
              <wp:posOffset>1441898</wp:posOffset>
            </wp:positionV>
            <wp:extent cx="3205592" cy="1749227"/>
            <wp:effectExtent l="0" t="0" r="0" b="3810"/>
            <wp:wrapTight wrapText="bothSides">
              <wp:wrapPolygon edited="0">
                <wp:start x="0" y="0"/>
                <wp:lineTo x="0" y="21490"/>
                <wp:lineTo x="21480" y="21490"/>
                <wp:lineTo x="2148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5592" cy="1749227"/>
                    </a:xfrm>
                    <a:prstGeom prst="rect">
                      <a:avLst/>
                    </a:prstGeom>
                  </pic:spPr>
                </pic:pic>
              </a:graphicData>
            </a:graphic>
            <wp14:sizeRelH relativeFrom="page">
              <wp14:pctWidth>0</wp14:pctWidth>
            </wp14:sizeRelH>
            <wp14:sizeRelV relativeFrom="page">
              <wp14:pctHeight>0</wp14:pctHeight>
            </wp14:sizeRelV>
          </wp:anchor>
        </w:drawing>
      </w:r>
      <w:r w:rsidR="008B4BB2">
        <w:br w:type="page"/>
      </w:r>
    </w:p>
    <w:p w14:paraId="6734FB5F" w14:textId="4400AB92" w:rsidR="00174728" w:rsidRPr="00D30E76" w:rsidRDefault="008B4BB2" w:rsidP="00C842AE">
      <w:pPr>
        <w:pStyle w:val="Heading1"/>
        <w:spacing w:line="276" w:lineRule="auto"/>
      </w:pPr>
      <w:r w:rsidRPr="00D30E76">
        <w:lastRenderedPageBreak/>
        <w:t xml:space="preserve">Assembling the </w:t>
      </w:r>
      <w:proofErr w:type="spellStart"/>
      <w:r w:rsidRPr="00D30E76">
        <w:t>Photostimulation</w:t>
      </w:r>
      <w:proofErr w:type="spellEnd"/>
      <w:r w:rsidRPr="00D30E76">
        <w:t xml:space="preserve"> Rig</w:t>
      </w:r>
    </w:p>
    <w:p w14:paraId="69DB9857" w14:textId="79C33373" w:rsidR="008B4BB2" w:rsidRDefault="008B4BB2" w:rsidP="00911778">
      <w:pPr>
        <w:pStyle w:val="Heading1"/>
        <w:spacing w:line="276" w:lineRule="auto"/>
      </w:pPr>
    </w:p>
    <w:p w14:paraId="7FA8F821" w14:textId="6D1D9F9C" w:rsidR="00174728" w:rsidRPr="00911778" w:rsidRDefault="00000000" w:rsidP="00F33627">
      <w:pPr>
        <w:pStyle w:val="Heading2"/>
        <w:numPr>
          <w:ilvl w:val="0"/>
          <w:numId w:val="15"/>
        </w:numPr>
        <w:spacing w:line="276" w:lineRule="auto"/>
        <w:ind w:left="360"/>
        <w:rPr>
          <w:b/>
          <w:bCs w:val="0"/>
        </w:rPr>
      </w:pPr>
      <w:r w:rsidRPr="00911778">
        <w:rPr>
          <w:b/>
          <w:bCs w:val="0"/>
        </w:rPr>
        <w:t>Laser cut parts</w:t>
      </w:r>
    </w:p>
    <w:p w14:paraId="38F0FB26" w14:textId="77777777" w:rsidR="001A5FD2" w:rsidRPr="001A5FD2" w:rsidRDefault="001A5FD2" w:rsidP="00911778">
      <w:pPr>
        <w:spacing w:line="276" w:lineRule="auto"/>
        <w:rPr>
          <w:rFonts w:eastAsia="Arial"/>
        </w:rPr>
      </w:pPr>
    </w:p>
    <w:p w14:paraId="104401F4" w14:textId="6CF5D90C" w:rsidR="00174728" w:rsidRDefault="00000000" w:rsidP="00F33627">
      <w:pPr>
        <w:numPr>
          <w:ilvl w:val="1"/>
          <w:numId w:val="15"/>
        </w:numPr>
        <w:pBdr>
          <w:top w:val="nil"/>
          <w:left w:val="nil"/>
          <w:bottom w:val="nil"/>
          <w:right w:val="nil"/>
          <w:between w:val="nil"/>
        </w:pBdr>
        <w:spacing w:line="276" w:lineRule="auto"/>
        <w:ind w:left="720"/>
      </w:pPr>
      <w:r>
        <w:rPr>
          <w:rFonts w:eastAsia="Arial"/>
        </w:rPr>
        <w:t>The following parts should be cut on a laser cutter</w:t>
      </w:r>
      <w:r w:rsidR="002C601A">
        <w:rPr>
          <w:rFonts w:eastAsia="Arial"/>
        </w:rPr>
        <w:t>.</w:t>
      </w:r>
      <w:r>
        <w:rPr>
          <w:rFonts w:eastAsia="Arial"/>
        </w:rPr>
        <w:t xml:space="preserve"> </w:t>
      </w:r>
    </w:p>
    <w:p w14:paraId="598279A6" w14:textId="53F4FA00" w:rsidR="00A64D14" w:rsidRDefault="00A64D14" w:rsidP="007464CE">
      <w:pPr>
        <w:pBdr>
          <w:top w:val="nil"/>
          <w:left w:val="nil"/>
          <w:bottom w:val="nil"/>
          <w:right w:val="nil"/>
          <w:between w:val="nil"/>
        </w:pBdr>
        <w:spacing w:line="276" w:lineRule="auto"/>
        <w:rPr>
          <w:rFonts w:eastAsia="Arial"/>
        </w:rPr>
      </w:pPr>
    </w:p>
    <w:tbl>
      <w:tblPr>
        <w:tblStyle w:val="a"/>
        <w:tblW w:w="8305" w:type="dxa"/>
        <w:tblInd w:w="800" w:type="dxa"/>
        <w:tblLayout w:type="fixed"/>
        <w:tblLook w:val="0400" w:firstRow="0" w:lastRow="0" w:firstColumn="0" w:lastColumn="0" w:noHBand="0" w:noVBand="1"/>
      </w:tblPr>
      <w:tblGrid>
        <w:gridCol w:w="3455"/>
        <w:gridCol w:w="1277"/>
        <w:gridCol w:w="3573"/>
      </w:tblGrid>
      <w:tr w:rsidR="00174728" w14:paraId="2CD37808" w14:textId="77777777" w:rsidTr="007464CE">
        <w:tc>
          <w:tcPr>
            <w:tcW w:w="3455" w:type="dxa"/>
            <w:tcBorders>
              <w:top w:val="single" w:sz="8" w:space="0" w:color="000000"/>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04171A40" w14:textId="7918C0F1" w:rsidR="00174728" w:rsidRDefault="00000000" w:rsidP="00911778">
            <w:pPr>
              <w:spacing w:line="276" w:lineRule="auto"/>
            </w:pPr>
            <w:r>
              <w:t>Part</w:t>
            </w:r>
          </w:p>
        </w:tc>
        <w:tc>
          <w:tcPr>
            <w:tcW w:w="1277" w:type="dxa"/>
            <w:tcBorders>
              <w:top w:val="single" w:sz="8" w:space="0" w:color="000000"/>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0556AA26" w14:textId="77777777" w:rsidR="00174728" w:rsidRDefault="00000000" w:rsidP="00911778">
            <w:pPr>
              <w:spacing w:line="276" w:lineRule="auto"/>
            </w:pPr>
            <w:r>
              <w:t>Quantity</w:t>
            </w:r>
          </w:p>
        </w:tc>
        <w:tc>
          <w:tcPr>
            <w:tcW w:w="3573" w:type="dxa"/>
            <w:tcBorders>
              <w:top w:val="single" w:sz="8" w:space="0" w:color="000000"/>
              <w:left w:val="single" w:sz="8" w:space="0" w:color="000000"/>
              <w:bottom w:val="single" w:sz="8" w:space="0" w:color="000000"/>
              <w:right w:val="single" w:sz="8" w:space="0" w:color="000000"/>
            </w:tcBorders>
            <w:shd w:val="clear" w:color="auto" w:fill="BDD7EE"/>
            <w:tcMar>
              <w:top w:w="100" w:type="dxa"/>
              <w:left w:w="100" w:type="dxa"/>
              <w:bottom w:w="100" w:type="dxa"/>
              <w:right w:w="100" w:type="dxa"/>
            </w:tcMar>
          </w:tcPr>
          <w:p w14:paraId="68CA1D50" w14:textId="77777777" w:rsidR="00174728" w:rsidRDefault="00000000" w:rsidP="00911778">
            <w:pPr>
              <w:spacing w:line="276" w:lineRule="auto"/>
            </w:pPr>
            <w:r>
              <w:t>Material</w:t>
            </w:r>
          </w:p>
        </w:tc>
      </w:tr>
      <w:tr w:rsidR="00174728" w14:paraId="332A701B" w14:textId="77777777" w:rsidTr="007464CE">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088F2" w14:textId="4D1D4994" w:rsidR="00174728" w:rsidRDefault="00000000" w:rsidP="00911778">
            <w:pPr>
              <w:spacing w:line="276" w:lineRule="auto"/>
              <w:rPr>
                <w:vertAlign w:val="superscript"/>
              </w:rPr>
            </w:pPr>
            <w:r>
              <w:t>frontPanel</w:t>
            </w:r>
            <w:r>
              <w:rPr>
                <w:vertAlign w:val="superscript"/>
              </w:rPr>
              <w:t>1</w:t>
            </w:r>
          </w:p>
        </w:tc>
        <w:tc>
          <w:tcPr>
            <w:tcW w:w="1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2950A" w14:textId="77777777" w:rsidR="00174728" w:rsidRDefault="00000000" w:rsidP="00911778">
            <w:pPr>
              <w:spacing w:line="276" w:lineRule="auto"/>
              <w:jc w:val="center"/>
            </w:pPr>
            <w:r>
              <w:t>1</w:t>
            </w:r>
          </w:p>
        </w:tc>
        <w:tc>
          <w:tcPr>
            <w:tcW w:w="3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C7467" w14:textId="164EFAE1" w:rsidR="00174728" w:rsidRDefault="00A654F2" w:rsidP="00911778">
            <w:pPr>
              <w:spacing w:line="276" w:lineRule="auto"/>
            </w:pPr>
            <w:r>
              <w:t>3/16” nominal plywood</w:t>
            </w:r>
          </w:p>
        </w:tc>
      </w:tr>
      <w:tr w:rsidR="00A654F2" w14:paraId="6D0FE779" w14:textId="77777777" w:rsidTr="007464CE">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B89BB" w14:textId="5E88BDDD" w:rsidR="00A654F2" w:rsidRDefault="00A654F2" w:rsidP="00A654F2">
            <w:pPr>
              <w:spacing w:line="276" w:lineRule="auto"/>
            </w:pPr>
            <w:proofErr w:type="spellStart"/>
            <w:r>
              <w:t>backPanel</w:t>
            </w:r>
            <w:proofErr w:type="spellEnd"/>
          </w:p>
        </w:tc>
        <w:tc>
          <w:tcPr>
            <w:tcW w:w="1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FC78B" w14:textId="77777777" w:rsidR="00A654F2" w:rsidRDefault="00A654F2" w:rsidP="00A654F2">
            <w:pPr>
              <w:spacing w:line="276" w:lineRule="auto"/>
              <w:jc w:val="center"/>
            </w:pPr>
            <w:r>
              <w:t>1</w:t>
            </w:r>
          </w:p>
        </w:tc>
        <w:tc>
          <w:tcPr>
            <w:tcW w:w="3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6D5AC" w14:textId="4F72A492" w:rsidR="00A654F2" w:rsidRDefault="00A654F2" w:rsidP="00A654F2">
            <w:pPr>
              <w:spacing w:line="276" w:lineRule="auto"/>
            </w:pPr>
            <w:r w:rsidRPr="00D51CB9">
              <w:t>3/16” nominal plywood</w:t>
            </w:r>
          </w:p>
        </w:tc>
      </w:tr>
      <w:tr w:rsidR="00A654F2" w14:paraId="27B7401E" w14:textId="77777777" w:rsidTr="007464CE">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FF6F2" w14:textId="479ED527" w:rsidR="00A654F2" w:rsidRDefault="00A654F2" w:rsidP="00A654F2">
            <w:pPr>
              <w:spacing w:line="276" w:lineRule="auto"/>
            </w:pPr>
            <w:proofErr w:type="spellStart"/>
            <w:r>
              <w:t>sidePanels</w:t>
            </w:r>
            <w:proofErr w:type="spellEnd"/>
          </w:p>
        </w:tc>
        <w:tc>
          <w:tcPr>
            <w:tcW w:w="1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16606" w14:textId="77777777" w:rsidR="00A654F2" w:rsidRDefault="00A654F2" w:rsidP="00A654F2">
            <w:pPr>
              <w:spacing w:line="276" w:lineRule="auto"/>
              <w:jc w:val="center"/>
            </w:pPr>
            <w:r>
              <w:t>2</w:t>
            </w:r>
          </w:p>
        </w:tc>
        <w:tc>
          <w:tcPr>
            <w:tcW w:w="3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3D24B" w14:textId="7E650092" w:rsidR="00A654F2" w:rsidRDefault="00A654F2" w:rsidP="00A654F2">
            <w:pPr>
              <w:spacing w:line="276" w:lineRule="auto"/>
            </w:pPr>
            <w:r w:rsidRPr="00D51CB9">
              <w:t>3/16” nominal plywood</w:t>
            </w:r>
          </w:p>
        </w:tc>
      </w:tr>
      <w:tr w:rsidR="00A654F2" w14:paraId="2E68414D" w14:textId="77777777" w:rsidTr="007464CE">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39391" w14:textId="77777777" w:rsidR="00A654F2" w:rsidRDefault="00A654F2" w:rsidP="00A654F2">
            <w:pPr>
              <w:spacing w:line="276" w:lineRule="auto"/>
            </w:pPr>
            <w:proofErr w:type="spellStart"/>
            <w:r>
              <w:t>topBottom</w:t>
            </w:r>
            <w:proofErr w:type="spellEnd"/>
          </w:p>
        </w:tc>
        <w:tc>
          <w:tcPr>
            <w:tcW w:w="1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10542" w14:textId="77777777" w:rsidR="00A654F2" w:rsidRDefault="00A654F2" w:rsidP="00A654F2">
            <w:pPr>
              <w:spacing w:line="276" w:lineRule="auto"/>
              <w:jc w:val="center"/>
            </w:pPr>
            <w:r>
              <w:t>2</w:t>
            </w:r>
          </w:p>
        </w:tc>
        <w:tc>
          <w:tcPr>
            <w:tcW w:w="3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377D0" w14:textId="72359C1D" w:rsidR="00A654F2" w:rsidRDefault="00A654F2" w:rsidP="00A654F2">
            <w:pPr>
              <w:spacing w:line="276" w:lineRule="auto"/>
            </w:pPr>
            <w:r w:rsidRPr="00D51CB9">
              <w:t>3/16” nominal plywood</w:t>
            </w:r>
          </w:p>
        </w:tc>
      </w:tr>
      <w:tr w:rsidR="00174728" w14:paraId="2D474C2A" w14:textId="77777777" w:rsidTr="007464CE">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DFF89" w14:textId="77777777" w:rsidR="00174728" w:rsidRDefault="00000000" w:rsidP="00911778">
            <w:pPr>
              <w:spacing w:line="276" w:lineRule="auto"/>
            </w:pPr>
            <w:proofErr w:type="spellStart"/>
            <w:r>
              <w:t>lockPin</w:t>
            </w:r>
            <w:proofErr w:type="spellEnd"/>
          </w:p>
        </w:tc>
        <w:tc>
          <w:tcPr>
            <w:tcW w:w="1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11F6E" w14:textId="77777777" w:rsidR="00174728" w:rsidRDefault="00000000" w:rsidP="00911778">
            <w:pPr>
              <w:spacing w:line="276" w:lineRule="auto"/>
              <w:jc w:val="center"/>
            </w:pPr>
            <w:r>
              <w:t>3-6</w:t>
            </w:r>
          </w:p>
        </w:tc>
        <w:tc>
          <w:tcPr>
            <w:tcW w:w="3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FB81F" w14:textId="251A973E" w:rsidR="00174728" w:rsidRDefault="00A654F2" w:rsidP="00911778">
            <w:pPr>
              <w:spacing w:line="276" w:lineRule="auto"/>
            </w:pPr>
            <w:r>
              <w:t>3/16” nominal plywood</w:t>
            </w:r>
          </w:p>
        </w:tc>
      </w:tr>
      <w:tr w:rsidR="00174728" w14:paraId="64230D0D" w14:textId="77777777" w:rsidTr="007464CE">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1A500" w14:textId="77777777" w:rsidR="00174728" w:rsidRDefault="00000000" w:rsidP="00911778">
            <w:pPr>
              <w:spacing w:line="276" w:lineRule="auto"/>
              <w:rPr>
                <w:vertAlign w:val="superscript"/>
              </w:rPr>
            </w:pPr>
            <w:r>
              <w:t>ledInsert</w:t>
            </w:r>
            <w:r>
              <w:rPr>
                <w:vertAlign w:val="superscript"/>
              </w:rPr>
              <w:t>2</w:t>
            </w:r>
          </w:p>
        </w:tc>
        <w:tc>
          <w:tcPr>
            <w:tcW w:w="1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3BE41" w14:textId="77777777" w:rsidR="00174728" w:rsidRDefault="00000000" w:rsidP="00911778">
            <w:pPr>
              <w:spacing w:line="276" w:lineRule="auto"/>
              <w:jc w:val="center"/>
            </w:pPr>
            <w:r>
              <w:t>1</w:t>
            </w:r>
          </w:p>
        </w:tc>
        <w:tc>
          <w:tcPr>
            <w:tcW w:w="3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68182" w14:textId="77777777" w:rsidR="00174728" w:rsidRDefault="00000000" w:rsidP="00911778">
            <w:pPr>
              <w:spacing w:line="276" w:lineRule="auto"/>
            </w:pPr>
            <w:r>
              <w:t>1/8” acrylic</w:t>
            </w:r>
          </w:p>
        </w:tc>
      </w:tr>
      <w:tr w:rsidR="00174728" w14:paraId="22756D4C" w14:textId="77777777" w:rsidTr="007464CE">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887BC" w14:textId="77777777" w:rsidR="00174728" w:rsidRDefault="00000000" w:rsidP="00911778">
            <w:pPr>
              <w:spacing w:line="276" w:lineRule="auto"/>
            </w:pPr>
            <w:proofErr w:type="spellStart"/>
            <w:r>
              <w:t>arenaInsert</w:t>
            </w:r>
            <w:proofErr w:type="spellEnd"/>
          </w:p>
        </w:tc>
        <w:tc>
          <w:tcPr>
            <w:tcW w:w="1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C133C" w14:textId="77777777" w:rsidR="00174728" w:rsidRDefault="00000000" w:rsidP="00911778">
            <w:pPr>
              <w:spacing w:line="276" w:lineRule="auto"/>
              <w:jc w:val="center"/>
            </w:pPr>
            <w:r>
              <w:t>1</w:t>
            </w:r>
          </w:p>
        </w:tc>
        <w:tc>
          <w:tcPr>
            <w:tcW w:w="3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AB9C3" w14:textId="359B3227" w:rsidR="00174728" w:rsidRDefault="00000000" w:rsidP="00911778">
            <w:pPr>
              <w:spacing w:line="276" w:lineRule="auto"/>
            </w:pPr>
            <w:r>
              <w:t xml:space="preserve">1/8” white </w:t>
            </w:r>
            <w:r w:rsidR="00A64D14">
              <w:t>Delrin</w:t>
            </w:r>
          </w:p>
        </w:tc>
      </w:tr>
      <w:tr w:rsidR="00174728" w14:paraId="115D7932" w14:textId="77777777" w:rsidTr="007464CE">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EAF0A" w14:textId="77777777" w:rsidR="00174728" w:rsidRDefault="00000000" w:rsidP="00911778">
            <w:pPr>
              <w:spacing w:line="276" w:lineRule="auto"/>
            </w:pPr>
            <w:r>
              <w:t>cameraInsert</w:t>
            </w:r>
          </w:p>
        </w:tc>
        <w:tc>
          <w:tcPr>
            <w:tcW w:w="1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DCF7A" w14:textId="77777777" w:rsidR="00174728" w:rsidRDefault="00000000" w:rsidP="00911778">
            <w:pPr>
              <w:spacing w:line="276" w:lineRule="auto"/>
              <w:jc w:val="center"/>
            </w:pPr>
            <w:r>
              <w:t>1</w:t>
            </w:r>
          </w:p>
        </w:tc>
        <w:tc>
          <w:tcPr>
            <w:tcW w:w="3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D41AE" w14:textId="77777777" w:rsidR="00174728" w:rsidRDefault="00000000" w:rsidP="00911778">
            <w:pPr>
              <w:spacing w:line="276" w:lineRule="auto"/>
            </w:pPr>
            <w:r>
              <w:t xml:space="preserve">1/8” acrylic or </w:t>
            </w:r>
            <w:proofErr w:type="spellStart"/>
            <w:r>
              <w:t>delrin</w:t>
            </w:r>
            <w:proofErr w:type="spellEnd"/>
          </w:p>
        </w:tc>
      </w:tr>
    </w:tbl>
    <w:p w14:paraId="49FF237E" w14:textId="122D5C62" w:rsidR="00174728" w:rsidRDefault="00174728" w:rsidP="00911778">
      <w:pPr>
        <w:pBdr>
          <w:top w:val="nil"/>
          <w:left w:val="nil"/>
          <w:bottom w:val="nil"/>
          <w:right w:val="nil"/>
          <w:between w:val="nil"/>
        </w:pBdr>
        <w:spacing w:line="276" w:lineRule="auto"/>
        <w:ind w:left="792"/>
        <w:rPr>
          <w:rFonts w:eastAsia="Arial"/>
        </w:rPr>
      </w:pPr>
    </w:p>
    <w:p w14:paraId="0071BFBC" w14:textId="36A71D67" w:rsidR="00533D02" w:rsidRDefault="007464CE" w:rsidP="00911778">
      <w:pPr>
        <w:spacing w:line="276" w:lineRule="auto"/>
        <w:ind w:left="360"/>
      </w:pPr>
      <w:r>
        <w:rPr>
          <w:rFonts w:eastAsia="Arial"/>
          <w:noProof/>
        </w:rPr>
        <w:drawing>
          <wp:anchor distT="0" distB="0" distL="114300" distR="114300" simplePos="0" relativeHeight="251658240" behindDoc="0" locked="0" layoutInCell="1" allowOverlap="1" wp14:anchorId="52D572F8" wp14:editId="098BFDA8">
            <wp:simplePos x="0" y="0"/>
            <wp:positionH relativeFrom="column">
              <wp:posOffset>305112</wp:posOffset>
            </wp:positionH>
            <wp:positionV relativeFrom="paragraph">
              <wp:posOffset>-41620</wp:posOffset>
            </wp:positionV>
            <wp:extent cx="3641725" cy="3474720"/>
            <wp:effectExtent l="0" t="0" r="3175"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41725" cy="3474720"/>
                    </a:xfrm>
                    <a:prstGeom prst="rect">
                      <a:avLst/>
                    </a:prstGeom>
                  </pic:spPr>
                </pic:pic>
              </a:graphicData>
            </a:graphic>
            <wp14:sizeRelH relativeFrom="page">
              <wp14:pctWidth>0</wp14:pctWidth>
            </wp14:sizeRelH>
            <wp14:sizeRelV relativeFrom="page">
              <wp14:pctHeight>0</wp14:pctHeight>
            </wp14:sizeRelV>
          </wp:anchor>
        </w:drawing>
      </w:r>
      <w:r w:rsidR="00533D02">
        <w:rPr>
          <w:b/>
        </w:rPr>
        <w:t>Note 1:</w:t>
      </w:r>
      <w:r w:rsidR="00533D02">
        <w:t xml:space="preserve"> Wood parts can be </w:t>
      </w:r>
      <w:r w:rsidR="00A654F2">
        <w:t>cut</w:t>
      </w:r>
      <w:r w:rsidR="00533D02">
        <w:t xml:space="preserve"> from acrylic or Delrin to aid in cleaning. If so, the material should be 0.2” thick to fit in the slots.</w:t>
      </w:r>
    </w:p>
    <w:p w14:paraId="26D53A4F" w14:textId="77777777" w:rsidR="00533D02" w:rsidRDefault="00533D02" w:rsidP="00911778">
      <w:pPr>
        <w:spacing w:line="276" w:lineRule="auto"/>
        <w:ind w:left="360"/>
      </w:pPr>
    </w:p>
    <w:p w14:paraId="69B1B7BA" w14:textId="77777777" w:rsidR="00A654F2" w:rsidRDefault="00A654F2" w:rsidP="00911778">
      <w:pPr>
        <w:pBdr>
          <w:top w:val="nil"/>
          <w:left w:val="nil"/>
          <w:bottom w:val="nil"/>
          <w:right w:val="nil"/>
          <w:between w:val="nil"/>
        </w:pBdr>
        <w:spacing w:line="276" w:lineRule="auto"/>
        <w:ind w:left="792"/>
        <w:rPr>
          <w:b/>
        </w:rPr>
      </w:pPr>
    </w:p>
    <w:p w14:paraId="48EF7E60" w14:textId="77777777" w:rsidR="004D0611" w:rsidRDefault="004D0611" w:rsidP="00911778">
      <w:pPr>
        <w:pBdr>
          <w:top w:val="nil"/>
          <w:left w:val="nil"/>
          <w:bottom w:val="nil"/>
          <w:right w:val="nil"/>
          <w:between w:val="nil"/>
        </w:pBdr>
        <w:spacing w:line="276" w:lineRule="auto"/>
        <w:ind w:left="792"/>
        <w:rPr>
          <w:b/>
        </w:rPr>
      </w:pPr>
    </w:p>
    <w:p w14:paraId="179CFA48" w14:textId="77777777" w:rsidR="004D0611" w:rsidRDefault="004D0611" w:rsidP="00911778">
      <w:pPr>
        <w:pBdr>
          <w:top w:val="nil"/>
          <w:left w:val="nil"/>
          <w:bottom w:val="nil"/>
          <w:right w:val="nil"/>
          <w:between w:val="nil"/>
        </w:pBdr>
        <w:spacing w:line="276" w:lineRule="auto"/>
        <w:ind w:left="792"/>
        <w:rPr>
          <w:ins w:id="0" w:author="Eric Hoopfer" w:date="2025-08-08T11:37:00Z" w16du:dateUtc="2025-08-08T16:37:00Z"/>
          <w:b/>
        </w:rPr>
      </w:pPr>
    </w:p>
    <w:p w14:paraId="64CBF200" w14:textId="77777777" w:rsidR="00A654F2" w:rsidRDefault="00A654F2" w:rsidP="00911778">
      <w:pPr>
        <w:pBdr>
          <w:top w:val="nil"/>
          <w:left w:val="nil"/>
          <w:bottom w:val="nil"/>
          <w:right w:val="nil"/>
          <w:between w:val="nil"/>
        </w:pBdr>
        <w:spacing w:line="276" w:lineRule="auto"/>
        <w:ind w:left="792"/>
        <w:rPr>
          <w:ins w:id="1" w:author="Eric Hoopfer" w:date="2025-08-08T11:37:00Z" w16du:dateUtc="2025-08-08T16:37:00Z"/>
          <w:b/>
        </w:rPr>
      </w:pPr>
    </w:p>
    <w:p w14:paraId="25840ABF" w14:textId="77777777" w:rsidR="00A654F2" w:rsidRDefault="00A654F2" w:rsidP="00911778">
      <w:pPr>
        <w:pBdr>
          <w:top w:val="nil"/>
          <w:left w:val="nil"/>
          <w:bottom w:val="nil"/>
          <w:right w:val="nil"/>
          <w:between w:val="nil"/>
        </w:pBdr>
        <w:spacing w:line="276" w:lineRule="auto"/>
        <w:ind w:left="792"/>
        <w:rPr>
          <w:ins w:id="2" w:author="Eric Hoopfer" w:date="2025-08-08T11:37:00Z" w16du:dateUtc="2025-08-08T16:37:00Z"/>
          <w:b/>
        </w:rPr>
      </w:pPr>
    </w:p>
    <w:p w14:paraId="5969FB71" w14:textId="77777777" w:rsidR="00A654F2" w:rsidRDefault="00A654F2" w:rsidP="00911778">
      <w:pPr>
        <w:pBdr>
          <w:top w:val="nil"/>
          <w:left w:val="nil"/>
          <w:bottom w:val="nil"/>
          <w:right w:val="nil"/>
          <w:between w:val="nil"/>
        </w:pBdr>
        <w:spacing w:line="276" w:lineRule="auto"/>
        <w:ind w:left="792"/>
        <w:rPr>
          <w:ins w:id="3" w:author="Eric Hoopfer" w:date="2025-08-08T11:37:00Z" w16du:dateUtc="2025-08-08T16:37:00Z"/>
          <w:b/>
        </w:rPr>
      </w:pPr>
    </w:p>
    <w:p w14:paraId="1C529AF1" w14:textId="77777777" w:rsidR="00A654F2" w:rsidRDefault="00A654F2" w:rsidP="00911778">
      <w:pPr>
        <w:pBdr>
          <w:top w:val="nil"/>
          <w:left w:val="nil"/>
          <w:bottom w:val="nil"/>
          <w:right w:val="nil"/>
          <w:between w:val="nil"/>
        </w:pBdr>
        <w:spacing w:line="276" w:lineRule="auto"/>
        <w:ind w:left="792"/>
        <w:rPr>
          <w:ins w:id="4" w:author="Eric Hoopfer" w:date="2025-08-08T11:37:00Z" w16du:dateUtc="2025-08-08T16:37:00Z"/>
          <w:b/>
        </w:rPr>
      </w:pPr>
    </w:p>
    <w:p w14:paraId="708D107A" w14:textId="77777777" w:rsidR="00A654F2" w:rsidRDefault="00A654F2" w:rsidP="00911778">
      <w:pPr>
        <w:pBdr>
          <w:top w:val="nil"/>
          <w:left w:val="nil"/>
          <w:bottom w:val="nil"/>
          <w:right w:val="nil"/>
          <w:between w:val="nil"/>
        </w:pBdr>
        <w:spacing w:line="276" w:lineRule="auto"/>
        <w:ind w:left="792"/>
        <w:rPr>
          <w:rFonts w:eastAsia="Arial"/>
        </w:rPr>
      </w:pPr>
    </w:p>
    <w:p w14:paraId="152AF022" w14:textId="77777777" w:rsidR="00DC3269" w:rsidRDefault="00DC3269" w:rsidP="00911778">
      <w:pPr>
        <w:pBdr>
          <w:top w:val="nil"/>
          <w:left w:val="nil"/>
          <w:bottom w:val="nil"/>
          <w:right w:val="nil"/>
          <w:between w:val="nil"/>
        </w:pBdr>
        <w:spacing w:line="276" w:lineRule="auto"/>
        <w:ind w:left="792"/>
        <w:rPr>
          <w:rFonts w:eastAsia="Arial"/>
        </w:rPr>
      </w:pPr>
    </w:p>
    <w:p w14:paraId="773B7F38" w14:textId="77777777" w:rsidR="00DC3269" w:rsidRDefault="00DC3269" w:rsidP="00911778">
      <w:pPr>
        <w:pBdr>
          <w:top w:val="nil"/>
          <w:left w:val="nil"/>
          <w:bottom w:val="nil"/>
          <w:right w:val="nil"/>
          <w:between w:val="nil"/>
        </w:pBdr>
        <w:spacing w:line="276" w:lineRule="auto"/>
        <w:ind w:left="792"/>
        <w:rPr>
          <w:rFonts w:eastAsia="Arial"/>
        </w:rPr>
      </w:pPr>
    </w:p>
    <w:p w14:paraId="3F7F983B" w14:textId="77777777" w:rsidR="00174728" w:rsidRDefault="00174728" w:rsidP="00911778">
      <w:pPr>
        <w:pBdr>
          <w:top w:val="nil"/>
          <w:left w:val="nil"/>
          <w:bottom w:val="nil"/>
          <w:right w:val="nil"/>
          <w:between w:val="nil"/>
        </w:pBdr>
        <w:spacing w:line="276" w:lineRule="auto"/>
        <w:ind w:left="792"/>
        <w:rPr>
          <w:rFonts w:eastAsia="Arial"/>
        </w:rPr>
      </w:pPr>
    </w:p>
    <w:p w14:paraId="45A430C3" w14:textId="0BD1FCD8" w:rsidR="00174728" w:rsidRPr="00BA35B7" w:rsidRDefault="00BA35B7" w:rsidP="002117D4">
      <w:pPr>
        <w:pStyle w:val="Heading2"/>
        <w:numPr>
          <w:ilvl w:val="0"/>
          <w:numId w:val="13"/>
        </w:numPr>
        <w:ind w:left="360"/>
        <w:rPr>
          <w:b/>
          <w:bCs w:val="0"/>
        </w:rPr>
      </w:pPr>
      <w:r w:rsidRPr="00BA35B7">
        <w:rPr>
          <w:b/>
          <w:bCs w:val="0"/>
        </w:rPr>
        <w:lastRenderedPageBreak/>
        <w:t>Assemble the structure</w:t>
      </w:r>
    </w:p>
    <w:p w14:paraId="324577A3" w14:textId="007C29A8" w:rsidR="00533D02" w:rsidRDefault="00000000" w:rsidP="002117D4">
      <w:pPr>
        <w:numPr>
          <w:ilvl w:val="1"/>
          <w:numId w:val="16"/>
        </w:numPr>
        <w:pBdr>
          <w:top w:val="nil"/>
          <w:left w:val="nil"/>
          <w:bottom w:val="nil"/>
          <w:right w:val="nil"/>
          <w:between w:val="nil"/>
        </w:pBdr>
        <w:spacing w:line="276" w:lineRule="auto"/>
        <w:ind w:left="720"/>
      </w:pPr>
      <w:r>
        <w:rPr>
          <w:rFonts w:eastAsia="Arial"/>
        </w:rPr>
        <w:t>Assemble the top and bottom panels into the side panels.</w:t>
      </w:r>
    </w:p>
    <w:p w14:paraId="0DC84919" w14:textId="37293DEF" w:rsidR="00174728" w:rsidRDefault="00174728" w:rsidP="002117D4">
      <w:pPr>
        <w:pBdr>
          <w:top w:val="nil"/>
          <w:left w:val="nil"/>
          <w:bottom w:val="nil"/>
          <w:right w:val="nil"/>
          <w:between w:val="nil"/>
        </w:pBdr>
        <w:spacing w:line="276" w:lineRule="auto"/>
        <w:ind w:left="720" w:hanging="360"/>
        <w:rPr>
          <w:rFonts w:eastAsia="Arial"/>
        </w:rPr>
      </w:pPr>
    </w:p>
    <w:p w14:paraId="57A8E9C5" w14:textId="6D5FD939" w:rsidR="00174728" w:rsidRDefault="00000000" w:rsidP="002117D4">
      <w:pPr>
        <w:numPr>
          <w:ilvl w:val="1"/>
          <w:numId w:val="16"/>
        </w:numPr>
        <w:pBdr>
          <w:top w:val="nil"/>
          <w:left w:val="nil"/>
          <w:bottom w:val="nil"/>
          <w:right w:val="nil"/>
          <w:between w:val="nil"/>
        </w:pBdr>
        <w:spacing w:line="276" w:lineRule="auto"/>
        <w:ind w:left="720"/>
      </w:pPr>
      <w:r>
        <w:rPr>
          <w:rFonts w:eastAsia="Arial"/>
        </w:rPr>
        <w:t>Assemble the front and back panels.</w:t>
      </w:r>
    </w:p>
    <w:p w14:paraId="061D126C" w14:textId="3756A7DF" w:rsidR="00174728" w:rsidRDefault="00174728" w:rsidP="002117D4">
      <w:pPr>
        <w:pBdr>
          <w:top w:val="nil"/>
          <w:left w:val="nil"/>
          <w:bottom w:val="nil"/>
          <w:right w:val="nil"/>
          <w:between w:val="nil"/>
        </w:pBdr>
        <w:spacing w:line="276" w:lineRule="auto"/>
        <w:ind w:left="720" w:hanging="360"/>
        <w:rPr>
          <w:rFonts w:eastAsia="Arial"/>
        </w:rPr>
      </w:pPr>
    </w:p>
    <w:p w14:paraId="24586345" w14:textId="1272DA20" w:rsidR="00174728" w:rsidRDefault="00D30E76" w:rsidP="002117D4">
      <w:pPr>
        <w:numPr>
          <w:ilvl w:val="1"/>
          <w:numId w:val="16"/>
        </w:numPr>
        <w:pBdr>
          <w:top w:val="nil"/>
          <w:left w:val="nil"/>
          <w:bottom w:val="nil"/>
          <w:right w:val="nil"/>
          <w:between w:val="nil"/>
        </w:pBdr>
        <w:spacing w:line="276" w:lineRule="auto"/>
        <w:ind w:left="720"/>
      </w:pPr>
      <w:r w:rsidRPr="00533D02">
        <w:rPr>
          <w:rFonts w:eastAsia="Arial"/>
          <w:noProof/>
        </w:rPr>
        <w:drawing>
          <wp:anchor distT="0" distB="0" distL="114300" distR="114300" simplePos="0" relativeHeight="251659264" behindDoc="0" locked="0" layoutInCell="1" allowOverlap="1" wp14:anchorId="42B0B055" wp14:editId="3234F504">
            <wp:simplePos x="0" y="0"/>
            <wp:positionH relativeFrom="column">
              <wp:posOffset>336550</wp:posOffset>
            </wp:positionH>
            <wp:positionV relativeFrom="paragraph">
              <wp:posOffset>494665</wp:posOffset>
            </wp:positionV>
            <wp:extent cx="5625465" cy="4180205"/>
            <wp:effectExtent l="0" t="0" r="63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5465" cy="4180205"/>
                    </a:xfrm>
                    <a:prstGeom prst="rect">
                      <a:avLst/>
                    </a:prstGeom>
                  </pic:spPr>
                </pic:pic>
              </a:graphicData>
            </a:graphic>
            <wp14:sizeRelH relativeFrom="page">
              <wp14:pctWidth>0</wp14:pctWidth>
            </wp14:sizeRelH>
            <wp14:sizeRelV relativeFrom="page">
              <wp14:pctHeight>0</wp14:pctHeight>
            </wp14:sizeRelV>
          </wp:anchor>
        </w:drawing>
      </w:r>
      <w:r>
        <w:rPr>
          <w:rFonts w:eastAsia="Arial"/>
        </w:rPr>
        <w:t>The panels can be joined at T-slots using ½” 4-40 screws and square nuts or glued together.</w:t>
      </w:r>
    </w:p>
    <w:p w14:paraId="63F9AA9A" w14:textId="6CCB35A2" w:rsidR="00533D02" w:rsidRDefault="00533D02" w:rsidP="002117D4">
      <w:pPr>
        <w:pBdr>
          <w:top w:val="nil"/>
          <w:left w:val="nil"/>
          <w:bottom w:val="nil"/>
          <w:right w:val="nil"/>
          <w:between w:val="nil"/>
        </w:pBdr>
        <w:spacing w:line="276" w:lineRule="auto"/>
        <w:ind w:left="720" w:hanging="360"/>
        <w:rPr>
          <w:rFonts w:eastAsia="Arial"/>
        </w:rPr>
      </w:pPr>
    </w:p>
    <w:p w14:paraId="785550FE" w14:textId="4AD56E6E" w:rsidR="00533D02" w:rsidRDefault="00D30E76" w:rsidP="002117D4">
      <w:pPr>
        <w:pBdr>
          <w:top w:val="nil"/>
          <w:left w:val="nil"/>
          <w:bottom w:val="nil"/>
          <w:right w:val="nil"/>
          <w:between w:val="nil"/>
        </w:pBdr>
        <w:spacing w:line="276" w:lineRule="auto"/>
        <w:ind w:left="720" w:hanging="360"/>
        <w:rPr>
          <w:rFonts w:eastAsia="Arial"/>
        </w:rPr>
      </w:pPr>
      <w:r w:rsidRPr="00C44F97">
        <w:rPr>
          <w:rFonts w:eastAsia="Arial"/>
          <w:noProof/>
        </w:rPr>
        <w:drawing>
          <wp:anchor distT="0" distB="0" distL="114300" distR="114300" simplePos="0" relativeHeight="251660288" behindDoc="1" locked="0" layoutInCell="1" allowOverlap="1" wp14:anchorId="12154EC6" wp14:editId="78FF9EE5">
            <wp:simplePos x="0" y="0"/>
            <wp:positionH relativeFrom="column">
              <wp:posOffset>4428490</wp:posOffset>
            </wp:positionH>
            <wp:positionV relativeFrom="paragraph">
              <wp:posOffset>43180</wp:posOffset>
            </wp:positionV>
            <wp:extent cx="1533525" cy="2325370"/>
            <wp:effectExtent l="0" t="0" r="3175" b="0"/>
            <wp:wrapTight wrapText="bothSides">
              <wp:wrapPolygon edited="1">
                <wp:start x="0" y="0"/>
                <wp:lineTo x="0" y="21470"/>
                <wp:lineTo x="28233" y="21600"/>
                <wp:lineTo x="2845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18169" r="15230"/>
                    <a:stretch/>
                  </pic:blipFill>
                  <pic:spPr bwMode="auto">
                    <a:xfrm>
                      <a:off x="0" y="0"/>
                      <a:ext cx="1533525" cy="2325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A6278D" w14:textId="774B803D" w:rsidR="00174728" w:rsidRPr="00533D02" w:rsidRDefault="00000000" w:rsidP="002117D4">
      <w:pPr>
        <w:numPr>
          <w:ilvl w:val="1"/>
          <w:numId w:val="16"/>
        </w:numPr>
        <w:pBdr>
          <w:top w:val="nil"/>
          <w:left w:val="nil"/>
          <w:bottom w:val="nil"/>
          <w:right w:val="nil"/>
          <w:between w:val="nil"/>
        </w:pBdr>
        <w:spacing w:line="276" w:lineRule="auto"/>
        <w:ind w:left="720"/>
      </w:pPr>
      <w:r>
        <w:rPr>
          <w:rFonts w:eastAsia="Arial"/>
        </w:rPr>
        <w:t>Screw camera into cameraInsert plat</w:t>
      </w:r>
      <w:r>
        <w:t>e</w:t>
      </w:r>
      <w:r>
        <w:rPr>
          <w:rFonts w:eastAsia="Arial"/>
        </w:rPr>
        <w:t>.</w:t>
      </w:r>
      <w:r w:rsidR="00C44F97" w:rsidRPr="00C44F97">
        <w:rPr>
          <w:noProof/>
        </w:rPr>
        <w:t xml:space="preserve"> </w:t>
      </w:r>
    </w:p>
    <w:p w14:paraId="234811AF" w14:textId="3D1F173E" w:rsidR="00174728" w:rsidRDefault="00174728" w:rsidP="002117D4">
      <w:pPr>
        <w:pBdr>
          <w:top w:val="nil"/>
          <w:left w:val="nil"/>
          <w:bottom w:val="nil"/>
          <w:right w:val="nil"/>
          <w:between w:val="nil"/>
        </w:pBdr>
        <w:spacing w:line="276" w:lineRule="auto"/>
        <w:ind w:left="720" w:hanging="360"/>
        <w:rPr>
          <w:rFonts w:eastAsia="Arial"/>
        </w:rPr>
      </w:pPr>
    </w:p>
    <w:p w14:paraId="1EDB28AA" w14:textId="3DE42113" w:rsidR="00174728" w:rsidRPr="00C44F97" w:rsidRDefault="00000000" w:rsidP="002117D4">
      <w:pPr>
        <w:numPr>
          <w:ilvl w:val="1"/>
          <w:numId w:val="16"/>
        </w:numPr>
        <w:pBdr>
          <w:top w:val="nil"/>
          <w:left w:val="nil"/>
          <w:bottom w:val="nil"/>
          <w:right w:val="nil"/>
          <w:between w:val="nil"/>
        </w:pBdr>
        <w:spacing w:line="276" w:lineRule="auto"/>
        <w:ind w:left="720"/>
      </w:pPr>
      <w:r>
        <w:rPr>
          <w:rFonts w:eastAsia="Arial"/>
        </w:rPr>
        <w:t>Cut a piece of IR filter to match the size of the camera lens and affix it to the lens with glue.</w:t>
      </w:r>
    </w:p>
    <w:p w14:paraId="58B3BD2D" w14:textId="77777777" w:rsidR="00174728" w:rsidRDefault="00174728" w:rsidP="002117D4">
      <w:pPr>
        <w:pBdr>
          <w:top w:val="nil"/>
          <w:left w:val="nil"/>
          <w:bottom w:val="nil"/>
          <w:right w:val="nil"/>
          <w:between w:val="nil"/>
        </w:pBdr>
        <w:spacing w:line="276" w:lineRule="auto"/>
        <w:ind w:left="720" w:hanging="360"/>
        <w:rPr>
          <w:rFonts w:eastAsia="Arial"/>
        </w:rPr>
      </w:pPr>
    </w:p>
    <w:p w14:paraId="026D42C4" w14:textId="46D7E6CE" w:rsidR="00174728" w:rsidRDefault="00000000" w:rsidP="002117D4">
      <w:pPr>
        <w:numPr>
          <w:ilvl w:val="1"/>
          <w:numId w:val="16"/>
        </w:numPr>
        <w:pBdr>
          <w:top w:val="nil"/>
          <w:left w:val="nil"/>
          <w:bottom w:val="nil"/>
          <w:right w:val="nil"/>
          <w:between w:val="nil"/>
        </w:pBdr>
        <w:spacing w:line="276" w:lineRule="auto"/>
        <w:ind w:left="720"/>
      </w:pPr>
      <w:r>
        <w:rPr>
          <w:rFonts w:eastAsia="Arial"/>
        </w:rPr>
        <w:t>The rig is designed to allow flexibility in the distance between the LED, chamber</w:t>
      </w:r>
      <w:r w:rsidR="00EF57D1">
        <w:rPr>
          <w:rFonts w:eastAsia="Arial"/>
        </w:rPr>
        <w:t>,</w:t>
      </w:r>
      <w:r>
        <w:rPr>
          <w:rFonts w:eastAsia="Arial"/>
        </w:rPr>
        <w:t xml:space="preserve"> and cameral plates. Insert the plates in the shelves and </w:t>
      </w:r>
      <w:r>
        <w:t xml:space="preserve">use the </w:t>
      </w:r>
      <w:r>
        <w:rPr>
          <w:rFonts w:eastAsia="Arial"/>
        </w:rPr>
        <w:t xml:space="preserve">lock pin to keep the plates in place. </w:t>
      </w:r>
    </w:p>
    <w:p w14:paraId="34A6FD65" w14:textId="77777777" w:rsidR="00174728" w:rsidRDefault="00174728" w:rsidP="00911778">
      <w:pPr>
        <w:spacing w:line="276" w:lineRule="auto"/>
      </w:pPr>
    </w:p>
    <w:p w14:paraId="72FEA9D8" w14:textId="07B7475C" w:rsidR="00174728" w:rsidRDefault="00000000" w:rsidP="002117D4">
      <w:pPr>
        <w:pStyle w:val="Heading1"/>
        <w:numPr>
          <w:ilvl w:val="0"/>
          <w:numId w:val="13"/>
        </w:numPr>
        <w:ind w:left="360"/>
      </w:pPr>
      <w:r w:rsidRPr="00BA35B7">
        <w:lastRenderedPageBreak/>
        <w:t>Assemble LED plate</w:t>
      </w:r>
    </w:p>
    <w:p w14:paraId="1E30BADC" w14:textId="77777777" w:rsidR="00D81544" w:rsidRDefault="00D81544" w:rsidP="00D81544">
      <w:pPr>
        <w:pStyle w:val="Heading1"/>
        <w:ind w:left="450" w:hanging="450"/>
      </w:pPr>
    </w:p>
    <w:p w14:paraId="2B6480C2" w14:textId="2AA895CB" w:rsidR="00A07144" w:rsidRPr="00BA35B7" w:rsidRDefault="00D81544" w:rsidP="002117D4">
      <w:pPr>
        <w:pStyle w:val="Heading2"/>
        <w:numPr>
          <w:ilvl w:val="1"/>
          <w:numId w:val="17"/>
        </w:numPr>
      </w:pPr>
      <w:r w:rsidRPr="00D81544">
        <w:rPr>
          <w:noProof/>
        </w:rPr>
        <w:drawing>
          <wp:anchor distT="0" distB="0" distL="114300" distR="114300" simplePos="0" relativeHeight="251664384" behindDoc="0" locked="0" layoutInCell="1" allowOverlap="1" wp14:anchorId="5CDF36B2" wp14:editId="16772AB6">
            <wp:simplePos x="0" y="0"/>
            <wp:positionH relativeFrom="column">
              <wp:posOffset>4045033</wp:posOffset>
            </wp:positionH>
            <wp:positionV relativeFrom="paragraph">
              <wp:posOffset>133350</wp:posOffset>
            </wp:positionV>
            <wp:extent cx="2692400" cy="288417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2400" cy="2884170"/>
                    </a:xfrm>
                    <a:prstGeom prst="rect">
                      <a:avLst/>
                    </a:prstGeom>
                  </pic:spPr>
                </pic:pic>
              </a:graphicData>
            </a:graphic>
            <wp14:sizeRelH relativeFrom="page">
              <wp14:pctWidth>0</wp14:pctWidth>
            </wp14:sizeRelH>
            <wp14:sizeRelV relativeFrom="page">
              <wp14:pctHeight>0</wp14:pctHeight>
            </wp14:sizeRelV>
          </wp:anchor>
        </w:drawing>
      </w:r>
      <w:r>
        <w:t xml:space="preserve">Attach LEDs to </w:t>
      </w:r>
      <w:r w:rsidR="00AE267D">
        <w:t xml:space="preserve">the </w:t>
      </w:r>
      <w:r>
        <w:t>plate</w:t>
      </w:r>
    </w:p>
    <w:p w14:paraId="4770E431" w14:textId="6B64363D" w:rsidR="00DD1D01" w:rsidRDefault="00000000" w:rsidP="002117D4">
      <w:pPr>
        <w:numPr>
          <w:ilvl w:val="1"/>
          <w:numId w:val="18"/>
        </w:numPr>
        <w:pBdr>
          <w:top w:val="nil"/>
          <w:left w:val="nil"/>
          <w:bottom w:val="nil"/>
          <w:right w:val="nil"/>
          <w:between w:val="nil"/>
        </w:pBdr>
        <w:spacing w:line="276" w:lineRule="auto"/>
        <w:ind w:left="720"/>
      </w:pPr>
      <w:r>
        <w:rPr>
          <w:rFonts w:eastAsia="Arial"/>
        </w:rPr>
        <w:t>The LED plate is etched with three lines to guide the placement of the IR LED strips and squares where high-powered LEDs can be placed.</w:t>
      </w:r>
    </w:p>
    <w:p w14:paraId="183C8708" w14:textId="2048DFBA" w:rsidR="00174728" w:rsidRDefault="00174728" w:rsidP="002117D4">
      <w:pPr>
        <w:pBdr>
          <w:top w:val="nil"/>
          <w:left w:val="nil"/>
          <w:bottom w:val="nil"/>
          <w:right w:val="nil"/>
          <w:between w:val="nil"/>
        </w:pBdr>
        <w:spacing w:line="276" w:lineRule="auto"/>
        <w:ind w:left="720" w:hanging="450"/>
        <w:rPr>
          <w:rFonts w:eastAsia="Arial"/>
        </w:rPr>
      </w:pPr>
    </w:p>
    <w:p w14:paraId="6514EEE8" w14:textId="77777777" w:rsidR="00174728" w:rsidRDefault="00000000" w:rsidP="002117D4">
      <w:pPr>
        <w:numPr>
          <w:ilvl w:val="1"/>
          <w:numId w:val="18"/>
        </w:numPr>
        <w:pBdr>
          <w:top w:val="nil"/>
          <w:left w:val="nil"/>
          <w:bottom w:val="nil"/>
          <w:right w:val="nil"/>
          <w:between w:val="nil"/>
        </w:pBdr>
        <w:spacing w:line="276" w:lineRule="auto"/>
        <w:ind w:left="720"/>
      </w:pPr>
      <w:r>
        <w:rPr>
          <w:rFonts w:eastAsia="Arial"/>
        </w:rPr>
        <w:t xml:space="preserve">Cut three 20cm IR LED strips and affix them along the lines on the plate. Only cut the </w:t>
      </w:r>
      <w:r>
        <w:t>LED strips in the middle of the solder pads.</w:t>
      </w:r>
    </w:p>
    <w:p w14:paraId="7485C66D" w14:textId="77777777" w:rsidR="00174728" w:rsidRDefault="00174728" w:rsidP="002117D4">
      <w:pPr>
        <w:pBdr>
          <w:top w:val="nil"/>
          <w:left w:val="nil"/>
          <w:bottom w:val="nil"/>
          <w:right w:val="nil"/>
          <w:between w:val="nil"/>
        </w:pBdr>
        <w:spacing w:line="276" w:lineRule="auto"/>
        <w:ind w:left="720" w:hanging="450"/>
      </w:pPr>
    </w:p>
    <w:p w14:paraId="46100A9B" w14:textId="25DD4C6A" w:rsidR="00174728" w:rsidRPr="00DD1D01" w:rsidRDefault="00000000" w:rsidP="002117D4">
      <w:pPr>
        <w:numPr>
          <w:ilvl w:val="1"/>
          <w:numId w:val="18"/>
        </w:numPr>
        <w:pBdr>
          <w:top w:val="nil"/>
          <w:left w:val="nil"/>
          <w:bottom w:val="nil"/>
          <w:right w:val="nil"/>
          <w:between w:val="nil"/>
        </w:pBdr>
        <w:spacing w:line="276" w:lineRule="auto"/>
        <w:ind w:left="720"/>
        <w:rPr>
          <w:rFonts w:eastAsia="Arial"/>
        </w:rPr>
      </w:pPr>
      <w:r>
        <w:t xml:space="preserve">Affix the thermal stickers for the 10mm LEDs on the four squares in the center of the plate. Optionally, you can </w:t>
      </w:r>
      <w:r w:rsidR="00DD1D01">
        <w:t>drive</w:t>
      </w:r>
      <w:r>
        <w:t xml:space="preserve"> up to </w:t>
      </w:r>
      <w:r w:rsidRPr="00DD1D01">
        <w:t>8</w:t>
      </w:r>
      <w:r>
        <w:t xml:space="preserve"> LEDs </w:t>
      </w:r>
      <w:r w:rsidR="00DD1D01">
        <w:t>with</w:t>
      </w:r>
      <w:r>
        <w:t xml:space="preserve"> one circuit board</w:t>
      </w:r>
      <w:r w:rsidR="00DD1D01">
        <w:t>. Circuit boards are available that allow independent control of 4 sets of LEDs, allowing for light control in different areas or multiple wavelengths of LEDs to be used.</w:t>
      </w:r>
    </w:p>
    <w:p w14:paraId="35C93FD9" w14:textId="77777777" w:rsidR="00DD1D01" w:rsidRPr="00DD1D01" w:rsidRDefault="00DD1D01" w:rsidP="002117D4">
      <w:pPr>
        <w:pBdr>
          <w:top w:val="nil"/>
          <w:left w:val="nil"/>
          <w:bottom w:val="nil"/>
          <w:right w:val="nil"/>
          <w:between w:val="nil"/>
        </w:pBdr>
        <w:spacing w:line="276" w:lineRule="auto"/>
        <w:ind w:left="720" w:hanging="450"/>
        <w:rPr>
          <w:rFonts w:eastAsia="Arial"/>
        </w:rPr>
      </w:pPr>
    </w:p>
    <w:p w14:paraId="7073A4B0" w14:textId="33296A8A" w:rsidR="00174728" w:rsidRDefault="00DD1D01" w:rsidP="002117D4">
      <w:pPr>
        <w:numPr>
          <w:ilvl w:val="1"/>
          <w:numId w:val="18"/>
        </w:numPr>
        <w:pBdr>
          <w:top w:val="nil"/>
          <w:left w:val="nil"/>
          <w:bottom w:val="nil"/>
          <w:right w:val="nil"/>
          <w:between w:val="nil"/>
        </w:pBdr>
        <w:spacing w:line="276" w:lineRule="auto"/>
        <w:ind w:left="720"/>
      </w:pPr>
      <w:r>
        <w:t xml:space="preserve">Affix the LEDs to the thermal stickers using constant pressure on the base of the LED for about 30 sec. </w:t>
      </w:r>
    </w:p>
    <w:p w14:paraId="1B32EB59" w14:textId="594B1BDD" w:rsidR="00F02804" w:rsidRDefault="005932A1" w:rsidP="00D81544">
      <w:pPr>
        <w:pStyle w:val="ListParagraph"/>
        <w:spacing w:line="276" w:lineRule="auto"/>
        <w:ind w:left="810" w:hanging="450"/>
      </w:pPr>
      <w:r w:rsidRPr="005932A1">
        <w:rPr>
          <w:noProof/>
        </w:rPr>
        <w:drawing>
          <wp:anchor distT="0" distB="0" distL="114300" distR="114300" simplePos="0" relativeHeight="251665408" behindDoc="1" locked="0" layoutInCell="1" allowOverlap="1" wp14:anchorId="362C65E1" wp14:editId="22CB76DE">
            <wp:simplePos x="0" y="0"/>
            <wp:positionH relativeFrom="column">
              <wp:posOffset>3872230</wp:posOffset>
            </wp:positionH>
            <wp:positionV relativeFrom="paragraph">
              <wp:posOffset>187960</wp:posOffset>
            </wp:positionV>
            <wp:extent cx="2799080" cy="3610610"/>
            <wp:effectExtent l="0" t="0" r="0" b="0"/>
            <wp:wrapTight wrapText="bothSides">
              <wp:wrapPolygon edited="0">
                <wp:start x="0" y="0"/>
                <wp:lineTo x="0" y="1671"/>
                <wp:lineTo x="686" y="2431"/>
                <wp:lineTo x="686" y="21501"/>
                <wp:lineTo x="20973" y="21501"/>
                <wp:lineTo x="21463" y="21197"/>
                <wp:lineTo x="21463" y="19450"/>
                <wp:lineTo x="20973" y="19450"/>
                <wp:lineTo x="21169" y="988"/>
                <wp:lineTo x="18523" y="684"/>
                <wp:lineTo x="1038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9080" cy="3610610"/>
                    </a:xfrm>
                    <a:prstGeom prst="rect">
                      <a:avLst/>
                    </a:prstGeom>
                  </pic:spPr>
                </pic:pic>
              </a:graphicData>
            </a:graphic>
            <wp14:sizeRelH relativeFrom="page">
              <wp14:pctWidth>0</wp14:pctWidth>
            </wp14:sizeRelH>
            <wp14:sizeRelV relativeFrom="page">
              <wp14:pctHeight>0</wp14:pctHeight>
            </wp14:sizeRelV>
          </wp:anchor>
        </w:drawing>
      </w:r>
    </w:p>
    <w:p w14:paraId="2E7610D0" w14:textId="222AA6BB" w:rsidR="00D81544" w:rsidRDefault="00F02804" w:rsidP="00D81544">
      <w:pPr>
        <w:pStyle w:val="ListParagraph"/>
        <w:pBdr>
          <w:top w:val="nil"/>
          <w:left w:val="nil"/>
          <w:bottom w:val="nil"/>
          <w:right w:val="nil"/>
          <w:between w:val="nil"/>
        </w:pBdr>
        <w:spacing w:line="276" w:lineRule="auto"/>
        <w:ind w:left="810" w:hanging="450"/>
      </w:pPr>
      <w:r w:rsidRPr="00F02804">
        <w:rPr>
          <w:b/>
          <w:bCs/>
          <w:color w:val="FF0000"/>
        </w:rPr>
        <w:t>Attention!</w:t>
      </w:r>
      <w:r w:rsidRPr="00F02804">
        <w:rPr>
          <w:color w:val="FF0000"/>
        </w:rPr>
        <w:t xml:space="preserve"> </w:t>
      </w:r>
      <w:r>
        <w:t xml:space="preserve">The high-powered LEDs will be connected in series. Place them so that </w:t>
      </w:r>
      <w:r w:rsidR="00D81544">
        <w:t xml:space="preserve">the </w:t>
      </w:r>
      <w:r>
        <w:t>positive pad of one faces the negative pad of the next one, as shown below.</w:t>
      </w:r>
    </w:p>
    <w:p w14:paraId="493049A2" w14:textId="5880D27B" w:rsidR="00DD1D01" w:rsidRDefault="00DD1D01" w:rsidP="00AB40F8">
      <w:pPr>
        <w:spacing w:line="276" w:lineRule="auto"/>
      </w:pPr>
    </w:p>
    <w:p w14:paraId="4464DA6D" w14:textId="35582E69" w:rsidR="00AB40F8" w:rsidRDefault="00AB40F8" w:rsidP="002117D4">
      <w:pPr>
        <w:pStyle w:val="Heading2"/>
        <w:numPr>
          <w:ilvl w:val="1"/>
          <w:numId w:val="17"/>
        </w:numPr>
      </w:pPr>
      <w:r>
        <w:t>Wire the LEDs</w:t>
      </w:r>
    </w:p>
    <w:p w14:paraId="4E0E13C7" w14:textId="235E9451" w:rsidR="00D81544" w:rsidRDefault="00C8077E" w:rsidP="00474005">
      <w:pPr>
        <w:numPr>
          <w:ilvl w:val="1"/>
          <w:numId w:val="30"/>
        </w:numPr>
        <w:pBdr>
          <w:top w:val="nil"/>
          <w:left w:val="nil"/>
          <w:bottom w:val="nil"/>
          <w:right w:val="nil"/>
          <w:between w:val="nil"/>
        </w:pBdr>
        <w:spacing w:line="276" w:lineRule="auto"/>
        <w:ind w:left="720"/>
      </w:pPr>
      <w:r>
        <w:t>Connect the</w:t>
      </w:r>
      <w:r w:rsidR="00DD1D01">
        <w:t xml:space="preserve"> IR LED strips in parallel.</w:t>
      </w:r>
      <w:r w:rsidR="00F23661">
        <w:t xml:space="preserve"> </w:t>
      </w:r>
    </w:p>
    <w:p w14:paraId="0586224C" w14:textId="72AAC71E" w:rsidR="00D81544" w:rsidRDefault="00D81544" w:rsidP="00474005">
      <w:pPr>
        <w:pBdr>
          <w:top w:val="nil"/>
          <w:left w:val="nil"/>
          <w:bottom w:val="nil"/>
          <w:right w:val="nil"/>
          <w:between w:val="nil"/>
        </w:pBdr>
        <w:spacing w:line="276" w:lineRule="auto"/>
        <w:ind w:left="720"/>
      </w:pPr>
    </w:p>
    <w:p w14:paraId="0D2D6FBE" w14:textId="19A1186E" w:rsidR="00D81544" w:rsidRDefault="00DD1D01" w:rsidP="00474005">
      <w:pPr>
        <w:numPr>
          <w:ilvl w:val="1"/>
          <w:numId w:val="30"/>
        </w:numPr>
        <w:pBdr>
          <w:top w:val="nil"/>
          <w:left w:val="nil"/>
          <w:bottom w:val="nil"/>
          <w:right w:val="nil"/>
          <w:between w:val="nil"/>
        </w:pBdr>
        <w:spacing w:line="276" w:lineRule="auto"/>
        <w:ind w:left="720"/>
      </w:pPr>
      <w:r>
        <w:t>Connect positive to positive and negative to negative</w:t>
      </w:r>
      <w:r w:rsidR="00F02804">
        <w:t xml:space="preserve"> as shown below</w:t>
      </w:r>
      <w:r w:rsidR="00D81544">
        <w:t>.</w:t>
      </w:r>
    </w:p>
    <w:p w14:paraId="6EF077C1" w14:textId="071707CA" w:rsidR="00D81544" w:rsidRDefault="00D81544" w:rsidP="00474005">
      <w:pPr>
        <w:pBdr>
          <w:top w:val="nil"/>
          <w:left w:val="nil"/>
          <w:bottom w:val="nil"/>
          <w:right w:val="nil"/>
          <w:between w:val="nil"/>
        </w:pBdr>
        <w:spacing w:line="276" w:lineRule="auto"/>
        <w:ind w:left="720"/>
      </w:pPr>
    </w:p>
    <w:p w14:paraId="115FB6CB" w14:textId="3418636D" w:rsidR="00F23661" w:rsidRDefault="00F23661" w:rsidP="00474005">
      <w:pPr>
        <w:numPr>
          <w:ilvl w:val="1"/>
          <w:numId w:val="30"/>
        </w:numPr>
        <w:pBdr>
          <w:top w:val="nil"/>
          <w:left w:val="nil"/>
          <w:bottom w:val="nil"/>
          <w:right w:val="nil"/>
          <w:between w:val="nil"/>
        </w:pBdr>
        <w:spacing w:line="276" w:lineRule="auto"/>
        <w:ind w:left="720"/>
      </w:pPr>
      <w:r>
        <w:t xml:space="preserve">Cut </w:t>
      </w:r>
      <w:r w:rsidR="00F02804">
        <w:t xml:space="preserve">2’ lengths of wire </w:t>
      </w:r>
      <w:r w:rsidR="00C8077E">
        <w:t xml:space="preserve">(red and black) </w:t>
      </w:r>
      <w:r w:rsidR="00F02804">
        <w:t xml:space="preserve">to run from IR strips to the circuit board and solder to pads on the </w:t>
      </w:r>
      <w:r w:rsidR="00041CC7">
        <w:t>IR1</w:t>
      </w:r>
      <w:r w:rsidR="00F02804">
        <w:t xml:space="preserve"> strip. </w:t>
      </w:r>
      <w:r w:rsidR="00C8077E">
        <w:t>Solder the red wire to the positive pad and the black wire to the negative pad.</w:t>
      </w:r>
    </w:p>
    <w:p w14:paraId="0DFFD319" w14:textId="77777777" w:rsidR="00041CC7" w:rsidRDefault="00041CC7" w:rsidP="00474005">
      <w:pPr>
        <w:spacing w:line="276" w:lineRule="auto"/>
        <w:ind w:left="720"/>
      </w:pPr>
    </w:p>
    <w:p w14:paraId="0FA53488" w14:textId="77777777" w:rsidR="00D81544" w:rsidRDefault="00C8077E" w:rsidP="00474005">
      <w:pPr>
        <w:numPr>
          <w:ilvl w:val="1"/>
          <w:numId w:val="30"/>
        </w:numPr>
        <w:pBdr>
          <w:top w:val="nil"/>
          <w:left w:val="nil"/>
          <w:bottom w:val="nil"/>
          <w:right w:val="nil"/>
          <w:between w:val="nil"/>
        </w:pBdr>
        <w:spacing w:line="276" w:lineRule="auto"/>
        <w:ind w:left="720"/>
      </w:pPr>
      <w:r>
        <w:t xml:space="preserve">Connect the high-powered LEDs in series. </w:t>
      </w:r>
    </w:p>
    <w:p w14:paraId="4FDCECD1" w14:textId="77777777" w:rsidR="00D81544" w:rsidRDefault="00D81544" w:rsidP="00474005">
      <w:pPr>
        <w:pStyle w:val="ListParagraph"/>
      </w:pPr>
    </w:p>
    <w:p w14:paraId="32C84C7A" w14:textId="5EC6EB04" w:rsidR="00D81544" w:rsidRDefault="00C8077E" w:rsidP="00474005">
      <w:pPr>
        <w:numPr>
          <w:ilvl w:val="1"/>
          <w:numId w:val="30"/>
        </w:numPr>
        <w:pBdr>
          <w:top w:val="nil"/>
          <w:left w:val="nil"/>
          <w:bottom w:val="nil"/>
          <w:right w:val="nil"/>
          <w:between w:val="nil"/>
        </w:pBdr>
        <w:spacing w:line="276" w:lineRule="auto"/>
        <w:ind w:left="720"/>
      </w:pPr>
      <w:r>
        <w:lastRenderedPageBreak/>
        <w:t>Beginning with LED</w:t>
      </w:r>
      <w:r w:rsidR="00433F3D">
        <w:t>1</w:t>
      </w:r>
      <w:r>
        <w:t xml:space="preserve">, connect its positive pad to the negative pad of </w:t>
      </w:r>
      <w:r w:rsidR="00433F3D">
        <w:t>LED2</w:t>
      </w:r>
      <w:r>
        <w:t xml:space="preserve"> with a piece of wire. Repeat </w:t>
      </w:r>
      <w:r w:rsidR="00433F3D">
        <w:t>with</w:t>
      </w:r>
      <w:r>
        <w:t xml:space="preserve"> </w:t>
      </w:r>
      <w:r w:rsidR="00433F3D">
        <w:t>LED2</w:t>
      </w:r>
      <w:r>
        <w:t xml:space="preserve"> </w:t>
      </w:r>
      <w:r w:rsidR="00433F3D">
        <w:t>to LED3 and LED3 to LED4.</w:t>
      </w:r>
    </w:p>
    <w:p w14:paraId="492AB564" w14:textId="77777777" w:rsidR="00D81544" w:rsidRDefault="00D81544" w:rsidP="00474005">
      <w:pPr>
        <w:pStyle w:val="ListParagraph"/>
      </w:pPr>
    </w:p>
    <w:p w14:paraId="02828607" w14:textId="0C57EF47" w:rsidR="00C8077E" w:rsidRDefault="00C8077E" w:rsidP="00474005">
      <w:pPr>
        <w:numPr>
          <w:ilvl w:val="1"/>
          <w:numId w:val="30"/>
        </w:numPr>
        <w:pBdr>
          <w:top w:val="nil"/>
          <w:left w:val="nil"/>
          <w:bottom w:val="nil"/>
          <w:right w:val="nil"/>
          <w:between w:val="nil"/>
        </w:pBdr>
        <w:spacing w:line="276" w:lineRule="auto"/>
        <w:ind w:left="720"/>
      </w:pPr>
      <w:r>
        <w:t xml:space="preserve">Cut 2’ lengths of wire to run from LED strips to the circuit board. Solder the black wire to the negative pad on </w:t>
      </w:r>
      <w:r w:rsidR="00041CC7">
        <w:t>LED1</w:t>
      </w:r>
      <w:r>
        <w:t xml:space="preserve"> and the red wire to the positive pad on </w:t>
      </w:r>
      <w:r w:rsidR="00041CC7">
        <w:t>LED4</w:t>
      </w:r>
      <w:r>
        <w:t xml:space="preserve">. </w:t>
      </w:r>
    </w:p>
    <w:p w14:paraId="07FCE743" w14:textId="1657A863" w:rsidR="00901824" w:rsidRDefault="00901824" w:rsidP="00474005">
      <w:pPr>
        <w:pBdr>
          <w:top w:val="nil"/>
          <w:left w:val="nil"/>
          <w:bottom w:val="nil"/>
          <w:right w:val="nil"/>
          <w:between w:val="nil"/>
        </w:pBdr>
        <w:spacing w:line="276" w:lineRule="auto"/>
        <w:ind w:left="720"/>
      </w:pPr>
    </w:p>
    <w:p w14:paraId="5B159312" w14:textId="3FCE69C3" w:rsidR="00474005" w:rsidRDefault="00D56656" w:rsidP="00474005">
      <w:pPr>
        <w:numPr>
          <w:ilvl w:val="1"/>
          <w:numId w:val="30"/>
        </w:numPr>
        <w:pBdr>
          <w:top w:val="nil"/>
          <w:left w:val="nil"/>
          <w:bottom w:val="nil"/>
          <w:right w:val="nil"/>
          <w:between w:val="nil"/>
        </w:pBdr>
        <w:spacing w:line="276" w:lineRule="auto"/>
        <w:ind w:left="720"/>
      </w:pPr>
      <w:r w:rsidRPr="00D56656">
        <w:rPr>
          <w:noProof/>
        </w:rPr>
        <w:drawing>
          <wp:anchor distT="0" distB="0" distL="114300" distR="114300" simplePos="0" relativeHeight="251666432" behindDoc="1" locked="0" layoutInCell="1" allowOverlap="1" wp14:anchorId="20140A7A" wp14:editId="64BF1131">
            <wp:simplePos x="0" y="0"/>
            <wp:positionH relativeFrom="column">
              <wp:posOffset>4619822</wp:posOffset>
            </wp:positionH>
            <wp:positionV relativeFrom="paragraph">
              <wp:posOffset>45076</wp:posOffset>
            </wp:positionV>
            <wp:extent cx="1866900" cy="1155700"/>
            <wp:effectExtent l="0" t="0" r="0" b="0"/>
            <wp:wrapTight wrapText="bothSides">
              <wp:wrapPolygon edited="0">
                <wp:start x="0" y="1424"/>
                <wp:lineTo x="0" y="21363"/>
                <wp:lineTo x="21453" y="21363"/>
                <wp:lineTo x="21453" y="1424"/>
                <wp:lineTo x="0" y="1424"/>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866900" cy="1155700"/>
                    </a:xfrm>
                    <a:prstGeom prst="rect">
                      <a:avLst/>
                    </a:prstGeom>
                  </pic:spPr>
                </pic:pic>
              </a:graphicData>
            </a:graphic>
            <wp14:sizeRelH relativeFrom="page">
              <wp14:pctWidth>0</wp14:pctWidth>
            </wp14:sizeRelH>
            <wp14:sizeRelV relativeFrom="page">
              <wp14:pctHeight>0</wp14:pctHeight>
            </wp14:sizeRelV>
          </wp:anchor>
        </w:drawing>
      </w:r>
      <w:r w:rsidR="00A05374">
        <w:t xml:space="preserve"> Attach female connectors to wires.</w:t>
      </w:r>
      <w:r w:rsidRPr="00D56656">
        <w:rPr>
          <w:noProof/>
        </w:rPr>
        <w:t xml:space="preserve"> </w:t>
      </w:r>
    </w:p>
    <w:p w14:paraId="078B35C8" w14:textId="27A1CDBC" w:rsidR="00A05374" w:rsidRDefault="00A05374" w:rsidP="00474005">
      <w:pPr>
        <w:numPr>
          <w:ilvl w:val="2"/>
          <w:numId w:val="31"/>
        </w:numPr>
        <w:pBdr>
          <w:top w:val="nil"/>
          <w:left w:val="nil"/>
          <w:bottom w:val="nil"/>
          <w:right w:val="nil"/>
          <w:between w:val="nil"/>
        </w:pBdr>
        <w:spacing w:line="276" w:lineRule="auto"/>
        <w:ind w:left="1170"/>
      </w:pPr>
      <w:r>
        <w:t xml:space="preserve">Solder each wire </w:t>
      </w:r>
      <w:r w:rsidR="0096786C">
        <w:t>onto the wire crimps.</w:t>
      </w:r>
    </w:p>
    <w:p w14:paraId="055E697D" w14:textId="392FF122" w:rsidR="0096786C" w:rsidRDefault="0096786C" w:rsidP="00474005">
      <w:pPr>
        <w:numPr>
          <w:ilvl w:val="2"/>
          <w:numId w:val="31"/>
        </w:numPr>
        <w:pBdr>
          <w:top w:val="nil"/>
          <w:left w:val="nil"/>
          <w:bottom w:val="nil"/>
          <w:right w:val="nil"/>
          <w:between w:val="nil"/>
        </w:pBdr>
        <w:spacing w:line="276" w:lineRule="auto"/>
        <w:ind w:left="1170"/>
      </w:pPr>
      <w:r>
        <w:t xml:space="preserve">The </w:t>
      </w:r>
      <w:r w:rsidRPr="0096786C">
        <w:rPr>
          <w:color w:val="FF0000"/>
        </w:rPr>
        <w:t>high-powered LED wires</w:t>
      </w:r>
      <w:r>
        <w:t xml:space="preserve"> should be connected to the </w:t>
      </w:r>
      <w:r w:rsidRPr="0096786C">
        <w:rPr>
          <w:color w:val="FF0000"/>
        </w:rPr>
        <w:t xml:space="preserve">2-pin </w:t>
      </w:r>
      <w:proofErr w:type="gramStart"/>
      <w:r>
        <w:t>connector</w:t>
      </w:r>
      <w:proofErr w:type="gramEnd"/>
      <w:r>
        <w:t xml:space="preserve"> and the </w:t>
      </w:r>
      <w:r w:rsidRPr="0096786C">
        <w:rPr>
          <w:color w:val="4472C4" w:themeColor="accent1"/>
        </w:rPr>
        <w:t>IR LED</w:t>
      </w:r>
      <w:r>
        <w:t xml:space="preserve"> wires should be connected to the </w:t>
      </w:r>
      <w:r w:rsidRPr="0096786C">
        <w:rPr>
          <w:color w:val="4472C4" w:themeColor="accent1"/>
        </w:rPr>
        <w:t xml:space="preserve">3-pin </w:t>
      </w:r>
      <w:r>
        <w:t>connector.</w:t>
      </w:r>
    </w:p>
    <w:p w14:paraId="7F428867" w14:textId="6E8860D3" w:rsidR="0096786C" w:rsidRDefault="0096786C" w:rsidP="00474005">
      <w:pPr>
        <w:numPr>
          <w:ilvl w:val="2"/>
          <w:numId w:val="31"/>
        </w:numPr>
        <w:pBdr>
          <w:top w:val="nil"/>
          <w:left w:val="nil"/>
          <w:bottom w:val="nil"/>
          <w:right w:val="nil"/>
          <w:between w:val="nil"/>
        </w:pBdr>
        <w:spacing w:line="276" w:lineRule="auto"/>
        <w:ind w:left="1170"/>
      </w:pPr>
      <w:r>
        <w:t>Insert the wires into the connectors as shown below.</w:t>
      </w:r>
    </w:p>
    <w:p w14:paraId="005E4EF5" w14:textId="77777777" w:rsidR="00474005" w:rsidRDefault="00474005" w:rsidP="00474005">
      <w:pPr>
        <w:pStyle w:val="ListParagraph"/>
        <w:numPr>
          <w:ilvl w:val="0"/>
          <w:numId w:val="32"/>
        </w:numPr>
        <w:pBdr>
          <w:top w:val="nil"/>
          <w:left w:val="nil"/>
          <w:bottom w:val="nil"/>
          <w:right w:val="nil"/>
          <w:between w:val="nil"/>
        </w:pBdr>
        <w:spacing w:line="276" w:lineRule="auto"/>
        <w:ind w:left="720" w:hanging="450"/>
      </w:pPr>
      <w:r>
        <w:t>Solder wires to the indicator LED (an infrared LED) and solder onto wires crimps for a 2-pin connector (same as high-powered LED wires).</w:t>
      </w:r>
    </w:p>
    <w:p w14:paraId="478E8B6A" w14:textId="77777777" w:rsidR="00474005" w:rsidRDefault="00474005" w:rsidP="00474005">
      <w:pPr>
        <w:pBdr>
          <w:top w:val="nil"/>
          <w:left w:val="nil"/>
          <w:bottom w:val="nil"/>
          <w:right w:val="nil"/>
          <w:between w:val="nil"/>
        </w:pBdr>
        <w:spacing w:line="276" w:lineRule="auto"/>
        <w:ind w:left="720"/>
      </w:pPr>
    </w:p>
    <w:p w14:paraId="609C0C68" w14:textId="77777777" w:rsidR="00E435E4" w:rsidRDefault="00E435E4" w:rsidP="00911778">
      <w:pPr>
        <w:spacing w:line="276" w:lineRule="auto"/>
      </w:pPr>
    </w:p>
    <w:p w14:paraId="4FF963CB" w14:textId="457E8942" w:rsidR="00AA77C3" w:rsidRPr="00082ADD" w:rsidRDefault="00E435E4" w:rsidP="002117D4">
      <w:pPr>
        <w:pStyle w:val="Heading2"/>
        <w:numPr>
          <w:ilvl w:val="0"/>
          <w:numId w:val="13"/>
        </w:numPr>
        <w:spacing w:line="276" w:lineRule="auto"/>
        <w:ind w:left="360"/>
        <w:rPr>
          <w:b/>
          <w:bCs w:val="0"/>
        </w:rPr>
      </w:pPr>
      <w:r w:rsidRPr="00082ADD">
        <w:rPr>
          <w:b/>
          <w:bCs w:val="0"/>
        </w:rPr>
        <w:t>Assemble the circuit board</w:t>
      </w:r>
    </w:p>
    <w:p w14:paraId="4ED2EEEF" w14:textId="4A5711AA" w:rsidR="00AA77C3" w:rsidRPr="00AA77C3" w:rsidRDefault="00AA77C3" w:rsidP="003F37E2">
      <w:pPr>
        <w:pStyle w:val="Heading2"/>
        <w:numPr>
          <w:ilvl w:val="1"/>
          <w:numId w:val="21"/>
        </w:numPr>
        <w:spacing w:line="276" w:lineRule="auto"/>
        <w:ind w:left="720"/>
        <w:rPr>
          <w:color w:val="000000" w:themeColor="text1"/>
        </w:rPr>
      </w:pPr>
      <w:r w:rsidRPr="00AA77C3">
        <w:rPr>
          <w:color w:val="000000" w:themeColor="text1"/>
        </w:rPr>
        <w:t xml:space="preserve">Solder pins into </w:t>
      </w:r>
      <w:r w:rsidR="008976F1">
        <w:rPr>
          <w:color w:val="000000" w:themeColor="text1"/>
        </w:rPr>
        <w:t>Adafruit Quad DAC board (</w:t>
      </w:r>
      <w:r w:rsidRPr="00AA77C3">
        <w:rPr>
          <w:color w:val="000000" w:themeColor="text1"/>
        </w:rPr>
        <w:t>MCP4728</w:t>
      </w:r>
      <w:r w:rsidR="008976F1">
        <w:rPr>
          <w:color w:val="000000" w:themeColor="text1"/>
        </w:rPr>
        <w:t>)</w:t>
      </w:r>
    </w:p>
    <w:p w14:paraId="4691E0F1" w14:textId="25103E1D" w:rsidR="00AA77C3" w:rsidRPr="00AA77C3" w:rsidRDefault="00AA77C3" w:rsidP="003F37E2">
      <w:pPr>
        <w:numPr>
          <w:ilvl w:val="2"/>
          <w:numId w:val="22"/>
        </w:numPr>
        <w:spacing w:line="276" w:lineRule="auto"/>
        <w:ind w:left="1080"/>
        <w:textAlignment w:val="baseline"/>
      </w:pPr>
      <w:r w:rsidRPr="00AA77C3">
        <w:t xml:space="preserve">Cut down </w:t>
      </w:r>
      <w:r>
        <w:t xml:space="preserve">the pin </w:t>
      </w:r>
      <w:proofErr w:type="spellStart"/>
      <w:r w:rsidRPr="00AA77C3">
        <w:t>strip</w:t>
      </w:r>
      <w:proofErr w:type="spellEnd"/>
      <w:r w:rsidRPr="00AA77C3">
        <w:t xml:space="preserve"> to 6 pin</w:t>
      </w:r>
      <w:r>
        <w:t xml:space="preserve">s </w:t>
      </w:r>
      <w:r w:rsidRPr="00AA77C3">
        <w:t>(as shown)</w:t>
      </w:r>
      <w:r>
        <w:t>.</w:t>
      </w:r>
    </w:p>
    <w:p w14:paraId="656F566A" w14:textId="7C774F6C" w:rsidR="00AA77C3" w:rsidRDefault="00AA77C3" w:rsidP="003F37E2">
      <w:pPr>
        <w:numPr>
          <w:ilvl w:val="2"/>
          <w:numId w:val="22"/>
        </w:numPr>
        <w:spacing w:line="276" w:lineRule="auto"/>
        <w:ind w:left="1080"/>
        <w:textAlignment w:val="baseline"/>
      </w:pPr>
      <w:r w:rsidRPr="00AA77C3">
        <w:t xml:space="preserve">Insert </w:t>
      </w:r>
      <w:r>
        <w:t xml:space="preserve">the </w:t>
      </w:r>
      <w:r w:rsidRPr="00AA77C3">
        <w:t>short</w:t>
      </w:r>
      <w:r>
        <w:t xml:space="preserve"> end</w:t>
      </w:r>
      <w:r w:rsidRPr="00AA77C3">
        <w:t xml:space="preserve"> into </w:t>
      </w:r>
      <w:r>
        <w:t xml:space="preserve">the </w:t>
      </w:r>
      <w:r w:rsidRPr="00AA77C3">
        <w:t xml:space="preserve">bottom of </w:t>
      </w:r>
      <w:r>
        <w:t xml:space="preserve">the </w:t>
      </w:r>
      <w:r w:rsidRPr="00AA77C3">
        <w:t>board</w:t>
      </w:r>
      <w:r>
        <w:t>.</w:t>
      </w:r>
    </w:p>
    <w:p w14:paraId="082EEA75" w14:textId="32C641C9" w:rsidR="00AA77C3" w:rsidRDefault="00967FB9" w:rsidP="003F37E2">
      <w:pPr>
        <w:numPr>
          <w:ilvl w:val="2"/>
          <w:numId w:val="22"/>
        </w:numPr>
        <w:spacing w:line="276" w:lineRule="auto"/>
        <w:ind w:left="1080"/>
        <w:textAlignment w:val="baseline"/>
      </w:pPr>
      <w:r w:rsidRPr="00967FB9">
        <w:rPr>
          <w:noProof/>
        </w:rPr>
        <w:drawing>
          <wp:anchor distT="0" distB="0" distL="114300" distR="114300" simplePos="0" relativeHeight="251667456" behindDoc="0" locked="0" layoutInCell="1" allowOverlap="1" wp14:anchorId="77210318" wp14:editId="676B2D06">
            <wp:simplePos x="0" y="0"/>
            <wp:positionH relativeFrom="column">
              <wp:posOffset>962660</wp:posOffset>
            </wp:positionH>
            <wp:positionV relativeFrom="paragraph">
              <wp:posOffset>242570</wp:posOffset>
            </wp:positionV>
            <wp:extent cx="4396105" cy="216344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96105" cy="2163445"/>
                    </a:xfrm>
                    <a:prstGeom prst="rect">
                      <a:avLst/>
                    </a:prstGeom>
                  </pic:spPr>
                </pic:pic>
              </a:graphicData>
            </a:graphic>
            <wp14:sizeRelH relativeFrom="page">
              <wp14:pctWidth>0</wp14:pctWidth>
            </wp14:sizeRelH>
            <wp14:sizeRelV relativeFrom="page">
              <wp14:pctHeight>0</wp14:pctHeight>
            </wp14:sizeRelV>
          </wp:anchor>
        </w:drawing>
      </w:r>
      <w:r w:rsidR="00AA77C3">
        <w:t>Flip the board over so it faces up and solder the pins to the top of the board.</w:t>
      </w:r>
    </w:p>
    <w:p w14:paraId="5FC8DB3A" w14:textId="177D08C6" w:rsidR="008976F1" w:rsidRDefault="008976F1" w:rsidP="003F37E2">
      <w:pPr>
        <w:spacing w:line="276" w:lineRule="auto"/>
        <w:ind w:left="720"/>
        <w:textAlignment w:val="baseline"/>
      </w:pPr>
    </w:p>
    <w:p w14:paraId="60BA831D" w14:textId="061724F6" w:rsidR="008976F1" w:rsidRDefault="008976F1" w:rsidP="003F37E2">
      <w:pPr>
        <w:numPr>
          <w:ilvl w:val="1"/>
          <w:numId w:val="21"/>
        </w:numPr>
        <w:spacing w:line="276" w:lineRule="auto"/>
        <w:ind w:left="720"/>
        <w:textAlignment w:val="baseline"/>
      </w:pPr>
      <w:r>
        <w:t>Solder pins into the Adafruit Metro mini board</w:t>
      </w:r>
    </w:p>
    <w:p w14:paraId="1A067DDC" w14:textId="2E22942C" w:rsidR="008976F1" w:rsidRDefault="008976F1" w:rsidP="003F37E2">
      <w:pPr>
        <w:numPr>
          <w:ilvl w:val="2"/>
          <w:numId w:val="23"/>
        </w:numPr>
        <w:spacing w:line="276" w:lineRule="auto"/>
        <w:ind w:left="1080"/>
        <w:textAlignment w:val="baseline"/>
      </w:pPr>
      <w:r>
        <w:t>Cut down the pins strip to 14 pins.</w:t>
      </w:r>
    </w:p>
    <w:p w14:paraId="67F570AD" w14:textId="4DF07DF4" w:rsidR="008976F1" w:rsidRDefault="008976F1" w:rsidP="003F37E2">
      <w:pPr>
        <w:numPr>
          <w:ilvl w:val="2"/>
          <w:numId w:val="23"/>
        </w:numPr>
        <w:spacing w:line="276" w:lineRule="auto"/>
        <w:ind w:left="1080"/>
        <w:textAlignment w:val="baseline"/>
      </w:pPr>
      <w:r>
        <w:t>Repeat the same procedure that you used for the DAC board.</w:t>
      </w:r>
    </w:p>
    <w:p w14:paraId="1E1CE311" w14:textId="77777777" w:rsidR="008976F1" w:rsidRDefault="008976F1" w:rsidP="003F37E2">
      <w:pPr>
        <w:spacing w:line="276" w:lineRule="auto"/>
        <w:ind w:left="720"/>
        <w:textAlignment w:val="baseline"/>
      </w:pPr>
    </w:p>
    <w:p w14:paraId="7F9B1E11" w14:textId="7020355E" w:rsidR="008976F1" w:rsidRDefault="008976F1" w:rsidP="003F37E2">
      <w:pPr>
        <w:numPr>
          <w:ilvl w:val="1"/>
          <w:numId w:val="21"/>
        </w:numPr>
        <w:spacing w:line="276" w:lineRule="auto"/>
        <w:ind w:left="720"/>
        <w:textAlignment w:val="baseline"/>
      </w:pPr>
      <w:r>
        <w:t>Solder the header connectors to the circuit board</w:t>
      </w:r>
    </w:p>
    <w:p w14:paraId="1EAC563B" w14:textId="1ECACD3B" w:rsidR="008976F1" w:rsidRDefault="008976F1" w:rsidP="003F37E2">
      <w:pPr>
        <w:pStyle w:val="ListParagraph"/>
        <w:numPr>
          <w:ilvl w:val="2"/>
          <w:numId w:val="24"/>
        </w:numPr>
        <w:spacing w:line="276" w:lineRule="auto"/>
        <w:ind w:left="1080"/>
        <w:textAlignment w:val="baseline"/>
      </w:pPr>
      <w:r w:rsidRPr="00BE56EF">
        <w:rPr>
          <w:b/>
          <w:bCs/>
        </w:rPr>
        <w:lastRenderedPageBreak/>
        <w:t>Note:</w:t>
      </w:r>
      <w:r>
        <w:t xml:space="preserve"> It is easiest to first connect the header connectors to the two Adafruit boards and then insert the pins of the connectors into the board. This ensures that header pins are correctly aligned and makes soldering easier.</w:t>
      </w:r>
    </w:p>
    <w:p w14:paraId="3988EE10" w14:textId="7251FED0" w:rsidR="008976F1" w:rsidRDefault="008976F1" w:rsidP="003F37E2">
      <w:pPr>
        <w:numPr>
          <w:ilvl w:val="2"/>
          <w:numId w:val="24"/>
        </w:numPr>
        <w:spacing w:line="276" w:lineRule="auto"/>
        <w:ind w:left="1080"/>
        <w:textAlignment w:val="baseline"/>
      </w:pPr>
      <w:r>
        <w:t>Insert two rows of header connectors into the corresponding board slots on the Metro Mini and DAC board spaces on the circuit board.</w:t>
      </w:r>
    </w:p>
    <w:p w14:paraId="157978E9" w14:textId="6A19DC5D" w:rsidR="008976F1" w:rsidRDefault="008976F1" w:rsidP="003F37E2">
      <w:pPr>
        <w:numPr>
          <w:ilvl w:val="2"/>
          <w:numId w:val="24"/>
        </w:numPr>
        <w:spacing w:line="276" w:lineRule="auto"/>
        <w:ind w:left="1080"/>
        <w:textAlignment w:val="baseline"/>
      </w:pPr>
      <w:r>
        <w:t xml:space="preserve">Lightly tape down the </w:t>
      </w:r>
      <w:r w:rsidR="001B6055">
        <w:t>components to the top of the board to hold them in place.</w:t>
      </w:r>
    </w:p>
    <w:p w14:paraId="7D27BFE3" w14:textId="4ED61169" w:rsidR="001B6055" w:rsidRDefault="001B6055" w:rsidP="003F37E2">
      <w:pPr>
        <w:numPr>
          <w:ilvl w:val="2"/>
          <w:numId w:val="24"/>
        </w:numPr>
        <w:spacing w:line="276" w:lineRule="auto"/>
        <w:ind w:left="1080"/>
        <w:textAlignment w:val="baseline"/>
      </w:pPr>
      <w:r>
        <w:t xml:space="preserve">Flip the board over and solder the pins to the bottom of the board. </w:t>
      </w:r>
    </w:p>
    <w:p w14:paraId="045C97B3" w14:textId="3AB69770" w:rsidR="001B6055" w:rsidRDefault="00967FB9" w:rsidP="003F37E2">
      <w:pPr>
        <w:numPr>
          <w:ilvl w:val="2"/>
          <w:numId w:val="24"/>
        </w:numPr>
        <w:spacing w:line="276" w:lineRule="auto"/>
        <w:ind w:left="1080"/>
        <w:textAlignment w:val="baseline"/>
      </w:pPr>
      <w:r w:rsidRPr="00967FB9">
        <w:rPr>
          <w:noProof/>
        </w:rPr>
        <w:drawing>
          <wp:anchor distT="0" distB="0" distL="114300" distR="114300" simplePos="0" relativeHeight="251668480" behindDoc="0" locked="0" layoutInCell="1" allowOverlap="1" wp14:anchorId="48C38C94" wp14:editId="4AA5E3F2">
            <wp:simplePos x="0" y="0"/>
            <wp:positionH relativeFrom="column">
              <wp:posOffset>1359436</wp:posOffset>
            </wp:positionH>
            <wp:positionV relativeFrom="paragraph">
              <wp:posOffset>320594</wp:posOffset>
            </wp:positionV>
            <wp:extent cx="3931276" cy="1585690"/>
            <wp:effectExtent l="0" t="0" r="6350" b="190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1276" cy="1585690"/>
                    </a:xfrm>
                    <a:prstGeom prst="rect">
                      <a:avLst/>
                    </a:prstGeom>
                  </pic:spPr>
                </pic:pic>
              </a:graphicData>
            </a:graphic>
            <wp14:sizeRelH relativeFrom="page">
              <wp14:pctWidth>0</wp14:pctWidth>
            </wp14:sizeRelH>
            <wp14:sizeRelV relativeFrom="page">
              <wp14:pctHeight>0</wp14:pctHeight>
            </wp14:sizeRelV>
          </wp:anchor>
        </w:drawing>
      </w:r>
      <w:r w:rsidR="001B6055">
        <w:t>Trim the excess pins with the wire cutters.</w:t>
      </w:r>
    </w:p>
    <w:p w14:paraId="033B91AE" w14:textId="5BE25E6A" w:rsidR="001B6055" w:rsidRDefault="001B6055" w:rsidP="003F37E2">
      <w:pPr>
        <w:spacing w:line="276" w:lineRule="auto"/>
        <w:ind w:left="720"/>
        <w:textAlignment w:val="baseline"/>
      </w:pPr>
    </w:p>
    <w:p w14:paraId="0A61822F" w14:textId="164CFFF2" w:rsidR="001B6055" w:rsidRDefault="00BE56EF" w:rsidP="003F37E2">
      <w:pPr>
        <w:numPr>
          <w:ilvl w:val="1"/>
          <w:numId w:val="21"/>
        </w:numPr>
        <w:spacing w:line="276" w:lineRule="auto"/>
        <w:ind w:left="720"/>
        <w:textAlignment w:val="baseline"/>
      </w:pPr>
      <w:r w:rsidRPr="00BE56EF">
        <w:rPr>
          <w:b/>
          <w:bCs/>
          <w:noProof/>
          <w:color w:val="2F5496" w:themeColor="accent1" w:themeShade="BF"/>
        </w:rPr>
        <w:drawing>
          <wp:anchor distT="0" distB="0" distL="114300" distR="114300" simplePos="0" relativeHeight="251669504" behindDoc="0" locked="0" layoutInCell="1" allowOverlap="1" wp14:anchorId="0A5C7B9C" wp14:editId="713E7118">
            <wp:simplePos x="0" y="0"/>
            <wp:positionH relativeFrom="column">
              <wp:posOffset>3207385</wp:posOffset>
            </wp:positionH>
            <wp:positionV relativeFrom="paragraph">
              <wp:posOffset>55880</wp:posOffset>
            </wp:positionV>
            <wp:extent cx="3193415" cy="1962785"/>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3415" cy="1962785"/>
                    </a:xfrm>
                    <a:prstGeom prst="rect">
                      <a:avLst/>
                    </a:prstGeom>
                  </pic:spPr>
                </pic:pic>
              </a:graphicData>
            </a:graphic>
            <wp14:sizeRelH relativeFrom="page">
              <wp14:pctWidth>0</wp14:pctWidth>
            </wp14:sizeRelH>
            <wp14:sizeRelV relativeFrom="page">
              <wp14:pctHeight>0</wp14:pctHeight>
            </wp14:sizeRelV>
          </wp:anchor>
        </w:drawing>
      </w:r>
      <w:r w:rsidR="00EF57D1">
        <w:t xml:space="preserve">Solder the remaining components into the board as shown below </w:t>
      </w:r>
      <w:r w:rsidR="00967FB9">
        <w:t>except for</w:t>
      </w:r>
      <w:r w:rsidR="00EF57D1">
        <w:t xml:space="preserve"> the LED driver </w:t>
      </w:r>
    </w:p>
    <w:p w14:paraId="39537199" w14:textId="290209E4" w:rsidR="00EF57D1" w:rsidRDefault="00EF57D1" w:rsidP="003F37E2">
      <w:pPr>
        <w:pStyle w:val="ListParagraph"/>
        <w:spacing w:line="276" w:lineRule="auto"/>
        <w:textAlignment w:val="baseline"/>
      </w:pPr>
      <w:r w:rsidRPr="00BE56EF">
        <w:rPr>
          <w:b/>
          <w:bCs/>
          <w:color w:val="2F5496" w:themeColor="accent1" w:themeShade="BF"/>
        </w:rPr>
        <w:t>Note:</w:t>
      </w:r>
      <w:r w:rsidRPr="00BE56EF">
        <w:rPr>
          <w:color w:val="2F5496" w:themeColor="accent1" w:themeShade="BF"/>
        </w:rPr>
        <w:t xml:space="preserve"> </w:t>
      </w:r>
      <w:r>
        <w:t xml:space="preserve">The long wire of the indicator LED is the positive terminal. This should go into the </w:t>
      </w:r>
      <w:r w:rsidR="00230C94">
        <w:t>upper</w:t>
      </w:r>
      <w:r>
        <w:t xml:space="preserve"> slot on the board.</w:t>
      </w:r>
    </w:p>
    <w:p w14:paraId="42DD06E1" w14:textId="049B0D9F" w:rsidR="003F37E2" w:rsidRDefault="003F37E2" w:rsidP="003F37E2">
      <w:pPr>
        <w:spacing w:line="276" w:lineRule="auto"/>
        <w:textAlignment w:val="baseline"/>
      </w:pPr>
    </w:p>
    <w:p w14:paraId="361BFC1D" w14:textId="483D680A" w:rsidR="00BE56EF" w:rsidRDefault="00BE56EF" w:rsidP="003F37E2">
      <w:pPr>
        <w:spacing w:line="276" w:lineRule="auto"/>
        <w:textAlignment w:val="baseline"/>
      </w:pPr>
    </w:p>
    <w:p w14:paraId="1CED227F" w14:textId="3D640B1B" w:rsidR="00EF57D1" w:rsidRDefault="00EF57D1" w:rsidP="003F37E2">
      <w:pPr>
        <w:numPr>
          <w:ilvl w:val="1"/>
          <w:numId w:val="21"/>
        </w:numPr>
        <w:spacing w:line="276" w:lineRule="auto"/>
        <w:ind w:left="720"/>
        <w:textAlignment w:val="baseline"/>
      </w:pPr>
      <w:r>
        <w:t>Lastly, solder the LED driver to the board.</w:t>
      </w:r>
    </w:p>
    <w:p w14:paraId="18461D9D" w14:textId="0398EC8B" w:rsidR="003F37E2" w:rsidRDefault="003F37E2" w:rsidP="003F37E2">
      <w:pPr>
        <w:spacing w:line="276" w:lineRule="auto"/>
        <w:textAlignment w:val="baseline"/>
        <w:rPr>
          <w:b/>
          <w:bCs/>
          <w:color w:val="2E74B5" w:themeColor="accent5" w:themeShade="BF"/>
        </w:rPr>
      </w:pPr>
    </w:p>
    <w:p w14:paraId="1A52E90F" w14:textId="4DD1C63C" w:rsidR="00BE56EF" w:rsidRDefault="00BE56EF" w:rsidP="003F37E2">
      <w:pPr>
        <w:spacing w:line="276" w:lineRule="auto"/>
        <w:textAlignment w:val="baseline"/>
        <w:rPr>
          <w:b/>
          <w:bCs/>
          <w:color w:val="2E74B5" w:themeColor="accent5" w:themeShade="BF"/>
        </w:rPr>
      </w:pPr>
      <w:r w:rsidRPr="00A64D14">
        <w:rPr>
          <w:noProof/>
        </w:rPr>
        <w:drawing>
          <wp:anchor distT="0" distB="0" distL="114300" distR="114300" simplePos="0" relativeHeight="251671552" behindDoc="1" locked="0" layoutInCell="1" allowOverlap="1" wp14:anchorId="735EAB4D" wp14:editId="26031EE2">
            <wp:simplePos x="0" y="0"/>
            <wp:positionH relativeFrom="column">
              <wp:posOffset>1640130</wp:posOffset>
            </wp:positionH>
            <wp:positionV relativeFrom="page">
              <wp:posOffset>7087908</wp:posOffset>
            </wp:positionV>
            <wp:extent cx="3200400" cy="1902460"/>
            <wp:effectExtent l="0" t="0" r="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1902460"/>
                    </a:xfrm>
                    <a:prstGeom prst="rect">
                      <a:avLst/>
                    </a:prstGeom>
                  </pic:spPr>
                </pic:pic>
              </a:graphicData>
            </a:graphic>
            <wp14:sizeRelH relativeFrom="page">
              <wp14:pctWidth>0</wp14:pctWidth>
            </wp14:sizeRelH>
            <wp14:sizeRelV relativeFrom="page">
              <wp14:pctHeight>0</wp14:pctHeight>
            </wp14:sizeRelV>
          </wp:anchor>
        </w:drawing>
      </w:r>
    </w:p>
    <w:p w14:paraId="6314E953" w14:textId="38688274" w:rsidR="00BE56EF" w:rsidRDefault="00BE56EF" w:rsidP="003F37E2">
      <w:pPr>
        <w:spacing w:line="276" w:lineRule="auto"/>
        <w:textAlignment w:val="baseline"/>
        <w:rPr>
          <w:b/>
          <w:bCs/>
          <w:color w:val="2E74B5" w:themeColor="accent5" w:themeShade="BF"/>
        </w:rPr>
      </w:pPr>
    </w:p>
    <w:p w14:paraId="50CAE2B0" w14:textId="20F57C05" w:rsidR="003F37E2" w:rsidRDefault="003F37E2" w:rsidP="003F37E2">
      <w:pPr>
        <w:spacing w:line="276" w:lineRule="auto"/>
        <w:textAlignment w:val="baseline"/>
        <w:rPr>
          <w:b/>
          <w:bCs/>
          <w:color w:val="2E74B5" w:themeColor="accent5" w:themeShade="BF"/>
        </w:rPr>
      </w:pPr>
    </w:p>
    <w:p w14:paraId="650B96ED" w14:textId="77777777" w:rsidR="00BE56EF" w:rsidRDefault="00BE56EF" w:rsidP="003F37E2">
      <w:pPr>
        <w:spacing w:line="276" w:lineRule="auto"/>
        <w:textAlignment w:val="baseline"/>
        <w:rPr>
          <w:b/>
          <w:bCs/>
          <w:color w:val="2E74B5" w:themeColor="accent5" w:themeShade="BF"/>
        </w:rPr>
      </w:pPr>
    </w:p>
    <w:p w14:paraId="306A2DE1" w14:textId="77777777" w:rsidR="00BE56EF" w:rsidRDefault="00BE56EF" w:rsidP="003F37E2">
      <w:pPr>
        <w:spacing w:line="276" w:lineRule="auto"/>
        <w:textAlignment w:val="baseline"/>
        <w:rPr>
          <w:b/>
          <w:bCs/>
          <w:color w:val="2E74B5" w:themeColor="accent5" w:themeShade="BF"/>
        </w:rPr>
      </w:pPr>
    </w:p>
    <w:p w14:paraId="5BD9DC14" w14:textId="77777777" w:rsidR="00BE56EF" w:rsidRDefault="00BE56EF" w:rsidP="003F37E2">
      <w:pPr>
        <w:spacing w:line="276" w:lineRule="auto"/>
        <w:textAlignment w:val="baseline"/>
        <w:rPr>
          <w:b/>
          <w:bCs/>
          <w:color w:val="2E74B5" w:themeColor="accent5" w:themeShade="BF"/>
        </w:rPr>
      </w:pPr>
    </w:p>
    <w:p w14:paraId="642EE6B8" w14:textId="77777777" w:rsidR="00BE56EF" w:rsidRDefault="00BE56EF" w:rsidP="003F37E2">
      <w:pPr>
        <w:spacing w:line="276" w:lineRule="auto"/>
        <w:textAlignment w:val="baseline"/>
        <w:rPr>
          <w:b/>
          <w:bCs/>
          <w:color w:val="2E74B5" w:themeColor="accent5" w:themeShade="BF"/>
        </w:rPr>
      </w:pPr>
    </w:p>
    <w:p w14:paraId="5E9DF94B" w14:textId="77777777" w:rsidR="00BE56EF" w:rsidRDefault="00BE56EF" w:rsidP="003F37E2">
      <w:pPr>
        <w:spacing w:line="276" w:lineRule="auto"/>
        <w:textAlignment w:val="baseline"/>
        <w:rPr>
          <w:b/>
          <w:bCs/>
          <w:color w:val="2E74B5" w:themeColor="accent5" w:themeShade="BF"/>
        </w:rPr>
      </w:pPr>
    </w:p>
    <w:p w14:paraId="38CFF163" w14:textId="77777777" w:rsidR="00BE56EF" w:rsidRDefault="00BE56EF" w:rsidP="003F37E2">
      <w:pPr>
        <w:spacing w:line="276" w:lineRule="auto"/>
        <w:textAlignment w:val="baseline"/>
        <w:rPr>
          <w:b/>
          <w:bCs/>
          <w:color w:val="2E74B5" w:themeColor="accent5" w:themeShade="BF"/>
        </w:rPr>
      </w:pPr>
    </w:p>
    <w:p w14:paraId="000C3503" w14:textId="77777777" w:rsidR="00BE56EF" w:rsidRDefault="00BE56EF" w:rsidP="003F37E2">
      <w:pPr>
        <w:spacing w:line="276" w:lineRule="auto"/>
        <w:textAlignment w:val="baseline"/>
        <w:rPr>
          <w:b/>
          <w:bCs/>
          <w:color w:val="2E74B5" w:themeColor="accent5" w:themeShade="BF"/>
        </w:rPr>
      </w:pPr>
    </w:p>
    <w:p w14:paraId="2D85F21E" w14:textId="77777777" w:rsidR="00D72493" w:rsidRDefault="00D72493" w:rsidP="003F37E2">
      <w:pPr>
        <w:spacing w:line="276" w:lineRule="auto"/>
        <w:textAlignment w:val="baseline"/>
        <w:rPr>
          <w:b/>
          <w:bCs/>
          <w:color w:val="2E74B5" w:themeColor="accent5" w:themeShade="BF"/>
        </w:rPr>
      </w:pPr>
    </w:p>
    <w:p w14:paraId="7145C7EF" w14:textId="48CCF93B" w:rsidR="00D72493" w:rsidRPr="00D72493" w:rsidRDefault="00D72493" w:rsidP="00D72493">
      <w:pPr>
        <w:pStyle w:val="ListParagraph"/>
        <w:numPr>
          <w:ilvl w:val="0"/>
          <w:numId w:val="13"/>
        </w:numPr>
        <w:spacing w:line="276" w:lineRule="auto"/>
        <w:ind w:left="360"/>
        <w:textAlignment w:val="baseline"/>
        <w:rPr>
          <w:b/>
          <w:bCs/>
          <w:color w:val="2F5496" w:themeColor="accent1" w:themeShade="BF"/>
        </w:rPr>
      </w:pPr>
      <w:r>
        <w:rPr>
          <w:b/>
          <w:bCs/>
          <w:color w:val="2F5496" w:themeColor="accent1" w:themeShade="BF"/>
        </w:rPr>
        <w:lastRenderedPageBreak/>
        <w:t xml:space="preserve">Download and </w:t>
      </w:r>
      <w:r w:rsidRPr="00D72493">
        <w:rPr>
          <w:b/>
          <w:bCs/>
          <w:color w:val="2F5496" w:themeColor="accent1" w:themeShade="BF"/>
        </w:rPr>
        <w:t xml:space="preserve">Install </w:t>
      </w:r>
      <w:proofErr w:type="spellStart"/>
      <w:r w:rsidRPr="00D72493">
        <w:rPr>
          <w:b/>
          <w:bCs/>
          <w:color w:val="2F5496" w:themeColor="accent1" w:themeShade="BF"/>
        </w:rPr>
        <w:t>FlyRig</w:t>
      </w:r>
      <w:proofErr w:type="spellEnd"/>
      <w:r w:rsidRPr="00D72493">
        <w:rPr>
          <w:b/>
          <w:bCs/>
          <w:color w:val="2F5496" w:themeColor="accent1" w:themeShade="BF"/>
        </w:rPr>
        <w:t xml:space="preserve"> Software</w:t>
      </w:r>
    </w:p>
    <w:p w14:paraId="1D1407F3" w14:textId="77777777" w:rsidR="00D72493" w:rsidRDefault="00D72493" w:rsidP="00D72493">
      <w:pPr>
        <w:spacing w:line="276" w:lineRule="auto"/>
        <w:textAlignment w:val="baseline"/>
      </w:pPr>
    </w:p>
    <w:p w14:paraId="2481ACF3" w14:textId="582BC990" w:rsidR="00D72493" w:rsidRPr="00D72493" w:rsidRDefault="00D72493" w:rsidP="00D72493">
      <w:pPr>
        <w:spacing w:line="276" w:lineRule="auto"/>
        <w:textAlignment w:val="baseline"/>
        <w:rPr>
          <w:b/>
          <w:bCs/>
        </w:rPr>
      </w:pPr>
      <w:r w:rsidRPr="00D72493">
        <w:rPr>
          <w:b/>
          <w:bCs/>
        </w:rPr>
        <w:t>Option 1: Windows (executable)</w:t>
      </w:r>
    </w:p>
    <w:p w14:paraId="1DD4BE8C" w14:textId="34504D32" w:rsidR="00D72493" w:rsidRDefault="00D72493" w:rsidP="00D72493">
      <w:pPr>
        <w:pStyle w:val="ListParagraph"/>
        <w:numPr>
          <w:ilvl w:val="1"/>
          <w:numId w:val="13"/>
        </w:numPr>
        <w:spacing w:line="276" w:lineRule="auto"/>
        <w:textAlignment w:val="baseline"/>
      </w:pPr>
      <w:r>
        <w:t xml:space="preserve">Download the latest executable version of </w:t>
      </w:r>
      <w:proofErr w:type="spellStart"/>
      <w:r>
        <w:t>FlyRig</w:t>
      </w:r>
      <w:proofErr w:type="spellEnd"/>
      <w:r>
        <w:t xml:space="preserve"> (</w:t>
      </w:r>
      <w:hyperlink r:id="rId22" w:history="1">
        <w:r w:rsidRPr="0009345C">
          <w:rPr>
            <w:rStyle w:val="Hyperlink"/>
          </w:rPr>
          <w:t>here</w:t>
        </w:r>
      </w:hyperlink>
      <w:r>
        <w:t>).</w:t>
      </w:r>
    </w:p>
    <w:p w14:paraId="059EB34A" w14:textId="77777777" w:rsidR="00D72493" w:rsidRDefault="00D72493" w:rsidP="00D72493">
      <w:pPr>
        <w:spacing w:line="276" w:lineRule="auto"/>
        <w:textAlignment w:val="baseline"/>
      </w:pPr>
    </w:p>
    <w:p w14:paraId="3450DABA" w14:textId="6E3D1805" w:rsidR="00D72493" w:rsidRPr="00D72493" w:rsidRDefault="00D72493" w:rsidP="00D72493">
      <w:pPr>
        <w:spacing w:line="276" w:lineRule="auto"/>
        <w:textAlignment w:val="baseline"/>
        <w:rPr>
          <w:b/>
          <w:bCs/>
        </w:rPr>
      </w:pPr>
      <w:r w:rsidRPr="00D72493">
        <w:rPr>
          <w:b/>
          <w:bCs/>
        </w:rPr>
        <w:t>Option 2: Windows (source code)</w:t>
      </w:r>
    </w:p>
    <w:p w14:paraId="1CE3D7EE" w14:textId="2375D892" w:rsidR="00D72493" w:rsidRPr="00523A44" w:rsidRDefault="00D72493" w:rsidP="00D72493">
      <w:pPr>
        <w:pStyle w:val="ListParagraph"/>
        <w:numPr>
          <w:ilvl w:val="0"/>
          <w:numId w:val="38"/>
        </w:numPr>
      </w:pPr>
      <w:r w:rsidRPr="00523A44">
        <w:t xml:space="preserve">Install </w:t>
      </w:r>
      <w:r w:rsidRPr="00D72493">
        <w:t xml:space="preserve">LTS version of </w:t>
      </w:r>
      <w:proofErr w:type="spellStart"/>
      <w:r w:rsidRPr="00523A44">
        <w:t>nodejs</w:t>
      </w:r>
      <w:proofErr w:type="spellEnd"/>
      <w:r w:rsidRPr="00523A44">
        <w:t xml:space="preserve"> (</w:t>
      </w:r>
      <w:hyperlink r:id="rId23" w:history="1">
        <w:r w:rsidRPr="00D72493">
          <w:rPr>
            <w:color w:val="1155CC"/>
            <w:u w:val="single"/>
          </w:rPr>
          <w:t>https://nodejs.org/en/</w:t>
        </w:r>
      </w:hyperlink>
      <w:r w:rsidRPr="00523A44">
        <w:t>).</w:t>
      </w:r>
    </w:p>
    <w:p w14:paraId="6BDF8E70" w14:textId="77777777" w:rsidR="00D72493" w:rsidRPr="00523A44" w:rsidRDefault="00D72493" w:rsidP="00D72493">
      <w:pPr>
        <w:numPr>
          <w:ilvl w:val="1"/>
          <w:numId w:val="40"/>
        </w:numPr>
        <w:ind w:left="1170"/>
        <w:textAlignment w:val="baseline"/>
      </w:pPr>
      <w:r w:rsidRPr="00523A44">
        <w:t>When prompted, click on the box that says “Automatically install…”</w:t>
      </w:r>
    </w:p>
    <w:p w14:paraId="7A685BBD" w14:textId="77777777" w:rsidR="00D72493" w:rsidRPr="00523A44" w:rsidRDefault="00D72493" w:rsidP="00D72493">
      <w:pPr>
        <w:numPr>
          <w:ilvl w:val="1"/>
          <w:numId w:val="40"/>
        </w:numPr>
        <w:ind w:left="1170"/>
        <w:textAlignment w:val="baseline"/>
      </w:pPr>
      <w:r w:rsidRPr="00523A44">
        <w:t>After installing, another window will appear asking whether to install additional tools. Press any key to continue (you’ll have to do that twice).</w:t>
      </w:r>
    </w:p>
    <w:p w14:paraId="10946803" w14:textId="77777777" w:rsidR="00D72493" w:rsidRPr="00D72493" w:rsidRDefault="00D72493" w:rsidP="00D72493">
      <w:pPr>
        <w:numPr>
          <w:ilvl w:val="1"/>
          <w:numId w:val="40"/>
        </w:numPr>
        <w:ind w:left="1170"/>
        <w:textAlignment w:val="baseline"/>
      </w:pPr>
      <w:r w:rsidRPr="00523A44">
        <w:t xml:space="preserve">It should then open a Windows PowerShell window and start installing Visual Studio (this can take a </w:t>
      </w:r>
      <w:r w:rsidRPr="00D72493">
        <w:t>bit</w:t>
      </w:r>
      <w:r w:rsidRPr="00523A44">
        <w:t>)</w:t>
      </w:r>
      <w:r w:rsidRPr="00D72493">
        <w:t>.</w:t>
      </w:r>
    </w:p>
    <w:p w14:paraId="2866E26E" w14:textId="63DA0FEF" w:rsidR="00D72493" w:rsidRPr="00D72493" w:rsidRDefault="00D72493" w:rsidP="00D72493">
      <w:pPr>
        <w:pStyle w:val="NormalWeb"/>
        <w:numPr>
          <w:ilvl w:val="0"/>
          <w:numId w:val="38"/>
        </w:numPr>
        <w:spacing w:before="0" w:beforeAutospacing="0" w:after="0" w:afterAutospacing="0"/>
        <w:rPr>
          <w:rFonts w:ascii="Arial" w:hAnsi="Arial" w:cs="Arial"/>
        </w:rPr>
      </w:pPr>
      <w:r w:rsidRPr="00D72493">
        <w:rPr>
          <w:rFonts w:ascii="Arial" w:hAnsi="Arial" w:cs="Arial"/>
        </w:rPr>
        <w:t>Download git for Windows (</w:t>
      </w:r>
      <w:proofErr w:type="gramStart"/>
      <w:r w:rsidRPr="00D72493">
        <w:rPr>
          <w:rFonts w:ascii="Arial" w:hAnsi="Arial" w:cs="Arial"/>
        </w:rPr>
        <w:t>64 bit</w:t>
      </w:r>
      <w:proofErr w:type="gramEnd"/>
      <w:r w:rsidRPr="00D72493">
        <w:rPr>
          <w:rFonts w:ascii="Arial" w:hAnsi="Arial" w:cs="Arial"/>
        </w:rPr>
        <w:t xml:space="preserve"> setup) </w:t>
      </w:r>
      <w:hyperlink r:id="rId24" w:history="1">
        <w:r w:rsidRPr="00D72493">
          <w:rPr>
            <w:rStyle w:val="Hyperlink"/>
            <w:rFonts w:ascii="Arial" w:hAnsi="Arial" w:cs="Arial"/>
            <w:color w:val="1155CC"/>
          </w:rPr>
          <w:t>https://git-scm.com/download/win</w:t>
        </w:r>
      </w:hyperlink>
    </w:p>
    <w:p w14:paraId="0E09574D" w14:textId="77777777" w:rsidR="00D72493" w:rsidRPr="00D72493" w:rsidRDefault="00D72493" w:rsidP="00D72493">
      <w:pPr>
        <w:pStyle w:val="NormalWeb"/>
        <w:numPr>
          <w:ilvl w:val="1"/>
          <w:numId w:val="38"/>
        </w:numPr>
        <w:spacing w:before="0" w:beforeAutospacing="0" w:after="0" w:afterAutospacing="0"/>
        <w:ind w:left="1170"/>
        <w:rPr>
          <w:rFonts w:ascii="Arial" w:hAnsi="Arial" w:cs="Arial"/>
        </w:rPr>
      </w:pPr>
      <w:r w:rsidRPr="00D72493">
        <w:rPr>
          <w:rFonts w:ascii="Arial" w:hAnsi="Arial" w:cs="Arial"/>
        </w:rPr>
        <w:t>Select default on all install steps. It will ask you to install additional packages -- do so</w:t>
      </w:r>
    </w:p>
    <w:p w14:paraId="1766E770" w14:textId="77777777" w:rsidR="00D72493" w:rsidRPr="00D72493" w:rsidRDefault="00D72493" w:rsidP="00D72493"/>
    <w:p w14:paraId="61C96B95" w14:textId="3FA23B43" w:rsidR="00D72493" w:rsidRDefault="00D72493" w:rsidP="00D72493">
      <w:pPr>
        <w:pStyle w:val="NormalWeb"/>
        <w:numPr>
          <w:ilvl w:val="0"/>
          <w:numId w:val="38"/>
        </w:numPr>
        <w:spacing w:before="0" w:beforeAutospacing="0" w:after="0" w:afterAutospacing="0"/>
        <w:rPr>
          <w:rFonts w:ascii="Arial" w:hAnsi="Arial" w:cs="Arial"/>
        </w:rPr>
      </w:pPr>
      <w:r w:rsidRPr="00D72493">
        <w:rPr>
          <w:rFonts w:ascii="Arial" w:hAnsi="Arial" w:cs="Arial"/>
        </w:rPr>
        <w:t xml:space="preserve">Launch </w:t>
      </w:r>
      <w:proofErr w:type="spellStart"/>
      <w:r w:rsidRPr="00D72493">
        <w:rPr>
          <w:rFonts w:ascii="Arial" w:hAnsi="Arial" w:cs="Arial"/>
        </w:rPr>
        <w:t>nodejs</w:t>
      </w:r>
      <w:proofErr w:type="spellEnd"/>
      <w:r w:rsidRPr="00D72493">
        <w:rPr>
          <w:rFonts w:ascii="Arial" w:hAnsi="Arial" w:cs="Arial"/>
        </w:rPr>
        <w:t xml:space="preserve"> “command prompt” not “</w:t>
      </w:r>
      <w:proofErr w:type="spellStart"/>
      <w:r w:rsidRPr="00D72493">
        <w:rPr>
          <w:rFonts w:ascii="Arial" w:hAnsi="Arial" w:cs="Arial"/>
        </w:rPr>
        <w:t>nodejs</w:t>
      </w:r>
      <w:proofErr w:type="spellEnd"/>
      <w:r w:rsidRPr="00D72493">
        <w:rPr>
          <w:rFonts w:ascii="Arial" w:hAnsi="Arial" w:cs="Arial"/>
        </w:rPr>
        <w:t xml:space="preserve">”. The </w:t>
      </w:r>
      <w:proofErr w:type="spellStart"/>
      <w:r w:rsidRPr="00D72493">
        <w:rPr>
          <w:rFonts w:ascii="Arial" w:hAnsi="Arial" w:cs="Arial"/>
        </w:rPr>
        <w:t>the</w:t>
      </w:r>
      <w:proofErr w:type="spellEnd"/>
      <w:r w:rsidRPr="00D72493">
        <w:rPr>
          <w:rFonts w:ascii="Arial" w:hAnsi="Arial" w:cs="Arial"/>
        </w:rPr>
        <w:t xml:space="preserve"> following commands at the prompt and hit Return after each.</w:t>
      </w:r>
    </w:p>
    <w:p w14:paraId="09E8DCFF" w14:textId="77777777" w:rsidR="00D72493" w:rsidRPr="00D72493" w:rsidRDefault="00D72493" w:rsidP="00D72493">
      <w:pPr>
        <w:pStyle w:val="NormalWeb"/>
        <w:numPr>
          <w:ilvl w:val="0"/>
          <w:numId w:val="41"/>
        </w:numPr>
        <w:spacing w:before="0" w:beforeAutospacing="0" w:after="0" w:afterAutospacing="0"/>
        <w:ind w:left="1080"/>
        <w:rPr>
          <w:rFonts w:ascii="Arial" w:hAnsi="Arial" w:cs="Arial"/>
        </w:rPr>
      </w:pPr>
      <w:r w:rsidRPr="00D72493">
        <w:rPr>
          <w:rFonts w:ascii="Arial" w:hAnsi="Arial" w:cs="Arial"/>
        </w:rPr>
        <w:t>cd Documents</w:t>
      </w:r>
    </w:p>
    <w:p w14:paraId="4572CA80" w14:textId="77777777" w:rsidR="00D72493" w:rsidRPr="00D72493" w:rsidRDefault="00D72493" w:rsidP="00D72493">
      <w:pPr>
        <w:pStyle w:val="NormalWeb"/>
        <w:numPr>
          <w:ilvl w:val="0"/>
          <w:numId w:val="41"/>
        </w:numPr>
        <w:spacing w:before="0" w:beforeAutospacing="0" w:after="0" w:afterAutospacing="0"/>
        <w:ind w:left="1080"/>
        <w:rPr>
          <w:rFonts w:ascii="Arial" w:hAnsi="Arial" w:cs="Arial"/>
        </w:rPr>
      </w:pPr>
      <w:proofErr w:type="spellStart"/>
      <w:r w:rsidRPr="00D72493">
        <w:rPr>
          <w:rFonts w:ascii="Arial" w:hAnsi="Arial" w:cs="Arial"/>
        </w:rPr>
        <w:t>mkdir</w:t>
      </w:r>
      <w:proofErr w:type="spellEnd"/>
      <w:r w:rsidRPr="00D72493">
        <w:rPr>
          <w:rFonts w:ascii="Arial" w:hAnsi="Arial" w:cs="Arial"/>
        </w:rPr>
        <w:t xml:space="preserve"> </w:t>
      </w:r>
      <w:proofErr w:type="spellStart"/>
      <w:r w:rsidRPr="00D72493">
        <w:rPr>
          <w:rFonts w:ascii="Arial" w:hAnsi="Arial" w:cs="Arial"/>
        </w:rPr>
        <w:t>FlyRig</w:t>
      </w:r>
      <w:proofErr w:type="spellEnd"/>
    </w:p>
    <w:p w14:paraId="5FCF5C40" w14:textId="77777777" w:rsidR="00D72493" w:rsidRPr="00D72493" w:rsidRDefault="00D72493" w:rsidP="00D72493">
      <w:pPr>
        <w:pStyle w:val="NormalWeb"/>
        <w:numPr>
          <w:ilvl w:val="0"/>
          <w:numId w:val="41"/>
        </w:numPr>
        <w:spacing w:before="0" w:beforeAutospacing="0" w:after="0" w:afterAutospacing="0"/>
        <w:ind w:left="1080"/>
        <w:rPr>
          <w:rFonts w:ascii="Arial" w:hAnsi="Arial" w:cs="Arial"/>
        </w:rPr>
      </w:pPr>
      <w:r w:rsidRPr="00D72493">
        <w:rPr>
          <w:rFonts w:ascii="Arial" w:hAnsi="Arial" w:cs="Arial"/>
        </w:rPr>
        <w:t xml:space="preserve">cd </w:t>
      </w:r>
      <w:proofErr w:type="spellStart"/>
      <w:r w:rsidRPr="00D72493">
        <w:rPr>
          <w:rFonts w:ascii="Arial" w:hAnsi="Arial" w:cs="Arial"/>
        </w:rPr>
        <w:t>FlyRig</w:t>
      </w:r>
      <w:proofErr w:type="spellEnd"/>
    </w:p>
    <w:p w14:paraId="3112F598" w14:textId="77777777" w:rsidR="00D72493" w:rsidRPr="00D72493" w:rsidRDefault="00D72493" w:rsidP="00D72493">
      <w:pPr>
        <w:pStyle w:val="NormalWeb"/>
        <w:numPr>
          <w:ilvl w:val="0"/>
          <w:numId w:val="41"/>
        </w:numPr>
        <w:spacing w:before="0" w:beforeAutospacing="0" w:after="0" w:afterAutospacing="0"/>
        <w:ind w:left="1080"/>
        <w:rPr>
          <w:rFonts w:ascii="Arial" w:hAnsi="Arial" w:cs="Arial"/>
        </w:rPr>
      </w:pPr>
      <w:r w:rsidRPr="00D72493">
        <w:rPr>
          <w:rFonts w:ascii="Arial" w:hAnsi="Arial" w:cs="Arial"/>
        </w:rPr>
        <w:t>git clone https://github.com/CC-IS/CCIS-2020-011-FlyRig.git</w:t>
      </w:r>
    </w:p>
    <w:p w14:paraId="3F6482BD" w14:textId="78833F05" w:rsidR="00D72493" w:rsidRPr="00D72493" w:rsidRDefault="00D72493" w:rsidP="00D72493">
      <w:pPr>
        <w:pStyle w:val="NormalWeb"/>
        <w:numPr>
          <w:ilvl w:val="0"/>
          <w:numId w:val="41"/>
        </w:numPr>
        <w:spacing w:before="0" w:beforeAutospacing="0" w:after="0" w:afterAutospacing="0"/>
        <w:ind w:left="1080"/>
        <w:rPr>
          <w:rFonts w:ascii="Arial" w:hAnsi="Arial" w:cs="Arial"/>
        </w:rPr>
      </w:pPr>
      <w:r w:rsidRPr="00D72493">
        <w:rPr>
          <w:rFonts w:ascii="Arial" w:hAnsi="Arial" w:cs="Arial"/>
        </w:rPr>
        <w:t xml:space="preserve">cd </w:t>
      </w:r>
      <w:r w:rsidR="0009345C">
        <w:rPr>
          <w:rFonts w:ascii="Arial" w:hAnsi="Arial" w:cs="Arial"/>
        </w:rPr>
        <w:t>~/Documents/</w:t>
      </w:r>
      <w:proofErr w:type="spellStart"/>
      <w:r w:rsidR="0009345C">
        <w:rPr>
          <w:rFonts w:ascii="Arial" w:hAnsi="Arial" w:cs="Arial"/>
        </w:rPr>
        <w:t>FlyRig</w:t>
      </w:r>
      <w:proofErr w:type="spellEnd"/>
      <w:r w:rsidR="0009345C">
        <w:rPr>
          <w:rFonts w:ascii="Arial" w:hAnsi="Arial" w:cs="Arial"/>
        </w:rPr>
        <w:t>/</w:t>
      </w:r>
      <w:r w:rsidRPr="00D72493">
        <w:rPr>
          <w:rFonts w:ascii="Arial" w:hAnsi="Arial" w:cs="Arial"/>
        </w:rPr>
        <w:t>CCIS-2020-011-FlyRig</w:t>
      </w:r>
    </w:p>
    <w:p w14:paraId="0DF8612F" w14:textId="5E15A21E" w:rsidR="00D72493" w:rsidRDefault="00D72493" w:rsidP="00D72493">
      <w:pPr>
        <w:pStyle w:val="NormalWeb"/>
        <w:numPr>
          <w:ilvl w:val="0"/>
          <w:numId w:val="41"/>
        </w:numPr>
        <w:spacing w:before="0" w:beforeAutospacing="0" w:after="0" w:afterAutospacing="0"/>
        <w:ind w:left="1080"/>
        <w:rPr>
          <w:rFonts w:ascii="Arial" w:hAnsi="Arial" w:cs="Arial"/>
        </w:rPr>
      </w:pPr>
      <w:proofErr w:type="spellStart"/>
      <w:r w:rsidRPr="00D72493">
        <w:rPr>
          <w:rFonts w:ascii="Arial" w:hAnsi="Arial" w:cs="Arial"/>
          <w:color w:val="24292E"/>
        </w:rPr>
        <w:t>npm</w:t>
      </w:r>
      <w:proofErr w:type="spellEnd"/>
      <w:r w:rsidRPr="00D72493">
        <w:rPr>
          <w:rFonts w:ascii="Arial" w:hAnsi="Arial" w:cs="Arial"/>
          <w:color w:val="24292E"/>
        </w:rPr>
        <w:t xml:space="preserve"> install</w:t>
      </w:r>
    </w:p>
    <w:p w14:paraId="479338B4" w14:textId="77777777" w:rsidR="00D72493" w:rsidRPr="00523A44" w:rsidRDefault="00D72493" w:rsidP="00D72493">
      <w:pPr>
        <w:textAlignment w:val="baseline"/>
        <w:rPr>
          <w:sz w:val="22"/>
          <w:szCs w:val="22"/>
        </w:rPr>
      </w:pPr>
    </w:p>
    <w:p w14:paraId="01EDF203" w14:textId="77777777" w:rsidR="00D72493" w:rsidRDefault="00D72493" w:rsidP="00D72493">
      <w:pPr>
        <w:spacing w:line="276" w:lineRule="auto"/>
        <w:textAlignment w:val="baseline"/>
      </w:pPr>
    </w:p>
    <w:p w14:paraId="4536C8A1" w14:textId="22E9E474" w:rsidR="00D72493" w:rsidRPr="00D72493" w:rsidRDefault="00D72493" w:rsidP="00D72493">
      <w:pPr>
        <w:spacing w:line="276" w:lineRule="auto"/>
        <w:textAlignment w:val="baseline"/>
        <w:rPr>
          <w:b/>
          <w:bCs/>
        </w:rPr>
      </w:pPr>
      <w:r w:rsidRPr="00D72493">
        <w:rPr>
          <w:b/>
          <w:bCs/>
        </w:rPr>
        <w:t>Option 3: Mac (source code)</w:t>
      </w:r>
    </w:p>
    <w:p w14:paraId="61BBB1B0" w14:textId="77777777" w:rsidR="00D72493" w:rsidRPr="00523A44" w:rsidRDefault="00D72493" w:rsidP="00D72493">
      <w:pPr>
        <w:pStyle w:val="ListParagraph"/>
        <w:numPr>
          <w:ilvl w:val="0"/>
          <w:numId w:val="36"/>
        </w:numPr>
        <w:spacing w:line="276" w:lineRule="auto"/>
        <w:textAlignment w:val="baseline"/>
      </w:pPr>
      <w:r w:rsidRPr="00523A44">
        <w:t>Download node (nodejs.org/</w:t>
      </w:r>
      <w:proofErr w:type="spellStart"/>
      <w:r w:rsidRPr="00523A44">
        <w:t>en</w:t>
      </w:r>
      <w:proofErr w:type="spellEnd"/>
      <w:r w:rsidRPr="00523A44">
        <w:t>/download)</w:t>
      </w:r>
    </w:p>
    <w:p w14:paraId="789C87AC" w14:textId="55E631F0" w:rsidR="00D72493" w:rsidRPr="00523A44" w:rsidRDefault="00D72493" w:rsidP="00D72493">
      <w:pPr>
        <w:pStyle w:val="ListParagraph"/>
        <w:numPr>
          <w:ilvl w:val="0"/>
          <w:numId w:val="36"/>
        </w:numPr>
        <w:spacing w:line="276" w:lineRule="auto"/>
        <w:textAlignment w:val="baseline"/>
      </w:pPr>
      <w:r w:rsidRPr="00523A44">
        <w:t>Open the Terminal</w:t>
      </w:r>
      <w:r>
        <w:t xml:space="preserve"> and type the following commands and hit Return after each.</w:t>
      </w:r>
    </w:p>
    <w:p w14:paraId="280DD06A" w14:textId="206A1597" w:rsidR="00D72493" w:rsidRPr="00523A44" w:rsidRDefault="00D72493" w:rsidP="00D72493">
      <w:pPr>
        <w:pStyle w:val="ListParagraph"/>
        <w:numPr>
          <w:ilvl w:val="0"/>
          <w:numId w:val="42"/>
        </w:numPr>
        <w:spacing w:line="276" w:lineRule="auto"/>
        <w:ind w:left="1170"/>
        <w:textAlignment w:val="baseline"/>
      </w:pPr>
      <w:r w:rsidRPr="00523A44">
        <w:t>cd Documents</w:t>
      </w:r>
    </w:p>
    <w:p w14:paraId="350140CF" w14:textId="20CAF3B0" w:rsidR="00D72493" w:rsidRPr="00523A44" w:rsidRDefault="00D72493" w:rsidP="00D72493">
      <w:pPr>
        <w:pStyle w:val="ListParagraph"/>
        <w:numPr>
          <w:ilvl w:val="0"/>
          <w:numId w:val="42"/>
        </w:numPr>
        <w:spacing w:line="276" w:lineRule="auto"/>
        <w:ind w:left="1170"/>
        <w:textAlignment w:val="baseline"/>
      </w:pPr>
      <w:proofErr w:type="spellStart"/>
      <w:r w:rsidRPr="00523A44">
        <w:t>mkdir</w:t>
      </w:r>
      <w:proofErr w:type="spellEnd"/>
      <w:r w:rsidRPr="00523A44">
        <w:t xml:space="preserve"> </w:t>
      </w:r>
      <w:proofErr w:type="spellStart"/>
      <w:r>
        <w:t>FlyRig</w:t>
      </w:r>
      <w:proofErr w:type="spellEnd"/>
    </w:p>
    <w:p w14:paraId="0C2017EC" w14:textId="24F36967" w:rsidR="00D72493" w:rsidRPr="00523A44" w:rsidRDefault="00D72493" w:rsidP="00D72493">
      <w:pPr>
        <w:pStyle w:val="ListParagraph"/>
        <w:numPr>
          <w:ilvl w:val="0"/>
          <w:numId w:val="42"/>
        </w:numPr>
        <w:spacing w:line="276" w:lineRule="auto"/>
        <w:ind w:left="1170"/>
        <w:textAlignment w:val="baseline"/>
      </w:pPr>
      <w:r w:rsidRPr="00523A44">
        <w:t xml:space="preserve">cd </w:t>
      </w:r>
      <w:proofErr w:type="spellStart"/>
      <w:r>
        <w:t>FlyRig</w:t>
      </w:r>
      <w:proofErr w:type="spellEnd"/>
    </w:p>
    <w:p w14:paraId="46428097" w14:textId="1DD4675F" w:rsidR="00D72493" w:rsidRDefault="00D72493" w:rsidP="00D72493">
      <w:pPr>
        <w:pStyle w:val="ListParagraph"/>
        <w:numPr>
          <w:ilvl w:val="0"/>
          <w:numId w:val="42"/>
        </w:numPr>
        <w:spacing w:line="276" w:lineRule="auto"/>
        <w:ind w:left="1170"/>
        <w:textAlignment w:val="baseline"/>
      </w:pPr>
      <w:r w:rsidRPr="00523A44">
        <w:t xml:space="preserve">git clone </w:t>
      </w:r>
      <w:hyperlink r:id="rId25" w:history="1">
        <w:r w:rsidRPr="007B451C">
          <w:rPr>
            <w:rStyle w:val="Hyperlink"/>
          </w:rPr>
          <w:t>https://github.com/CC-IS/CCIS-2020-011-FlyRig.git</w:t>
        </w:r>
      </w:hyperlink>
    </w:p>
    <w:p w14:paraId="31F3CE80" w14:textId="02C6C0A2" w:rsidR="00D72493" w:rsidRDefault="00D72493" w:rsidP="003F37E2">
      <w:pPr>
        <w:pStyle w:val="ListParagraph"/>
        <w:numPr>
          <w:ilvl w:val="0"/>
          <w:numId w:val="36"/>
        </w:numPr>
        <w:spacing w:line="276" w:lineRule="auto"/>
        <w:textAlignment w:val="baseline"/>
      </w:pPr>
      <w:r>
        <w:t>Make sure you are in the /Documents/</w:t>
      </w:r>
      <w:proofErr w:type="spellStart"/>
      <w:r>
        <w:t>FlyRig</w:t>
      </w:r>
      <w:proofErr w:type="spellEnd"/>
      <w:r>
        <w:t xml:space="preserve">/CCIS-2020-011-FlyRig folder before typing: </w:t>
      </w:r>
      <w:proofErr w:type="spellStart"/>
      <w:r>
        <w:t>npm</w:t>
      </w:r>
      <w:proofErr w:type="spellEnd"/>
      <w:r>
        <w:t xml:space="preserve"> install</w:t>
      </w:r>
    </w:p>
    <w:p w14:paraId="3173A46E" w14:textId="77777777" w:rsidR="0009345C" w:rsidRDefault="0009345C" w:rsidP="0009345C">
      <w:pPr>
        <w:pStyle w:val="ListParagraph"/>
        <w:spacing w:line="276" w:lineRule="auto"/>
        <w:textAlignment w:val="baseline"/>
      </w:pPr>
    </w:p>
    <w:p w14:paraId="19751AB8" w14:textId="77777777" w:rsidR="0009345C" w:rsidRPr="003F37E2" w:rsidRDefault="0009345C" w:rsidP="0009345C">
      <w:pPr>
        <w:pStyle w:val="ListParagraph"/>
        <w:numPr>
          <w:ilvl w:val="0"/>
          <w:numId w:val="13"/>
        </w:numPr>
        <w:ind w:left="360"/>
        <w:rPr>
          <w:b/>
          <w:bCs/>
          <w:color w:val="2F5496" w:themeColor="accent1" w:themeShade="BF"/>
        </w:rPr>
      </w:pPr>
      <w:r w:rsidRPr="003F37E2">
        <w:rPr>
          <w:b/>
          <w:bCs/>
          <w:color w:val="2F5496" w:themeColor="accent1" w:themeShade="BF"/>
        </w:rPr>
        <w:t xml:space="preserve">Install </w:t>
      </w:r>
      <w:r>
        <w:rPr>
          <w:b/>
          <w:bCs/>
          <w:color w:val="2F5496" w:themeColor="accent1" w:themeShade="BF"/>
        </w:rPr>
        <w:t>Silicone Labs</w:t>
      </w:r>
      <w:r w:rsidRPr="003F37E2">
        <w:rPr>
          <w:b/>
          <w:bCs/>
          <w:color w:val="2F5496" w:themeColor="accent1" w:themeShade="BF"/>
        </w:rPr>
        <w:t xml:space="preserve"> driver</w:t>
      </w:r>
    </w:p>
    <w:p w14:paraId="3C8EC6EE" w14:textId="77777777" w:rsidR="0009345C" w:rsidRPr="00A17546" w:rsidRDefault="0009345C" w:rsidP="0009345C">
      <w:pPr>
        <w:pStyle w:val="ListParagraph"/>
        <w:numPr>
          <w:ilvl w:val="0"/>
          <w:numId w:val="28"/>
        </w:numPr>
        <w:spacing w:line="276" w:lineRule="auto"/>
        <w:ind w:left="720"/>
        <w:textAlignment w:val="baseline"/>
      </w:pPr>
      <w:r w:rsidRPr="00F53829">
        <w:t xml:space="preserve">Download and install </w:t>
      </w:r>
      <w:hyperlink r:id="rId26" w:history="1">
        <w:r w:rsidRPr="00F53829">
          <w:rPr>
            <w:rStyle w:val="Hyperlink"/>
          </w:rPr>
          <w:t>Silicone Labs COM port driver</w:t>
        </w:r>
      </w:hyperlink>
      <w:r w:rsidRPr="00F53829">
        <w:t>.</w:t>
      </w:r>
    </w:p>
    <w:p w14:paraId="4C727A3E" w14:textId="77777777" w:rsidR="0009345C" w:rsidRPr="00A17546" w:rsidRDefault="0009345C" w:rsidP="0009345C">
      <w:pPr>
        <w:numPr>
          <w:ilvl w:val="0"/>
          <w:numId w:val="28"/>
        </w:numPr>
        <w:spacing w:line="276" w:lineRule="auto"/>
        <w:ind w:left="720"/>
        <w:textAlignment w:val="baseline"/>
      </w:pPr>
      <w:r w:rsidRPr="00A17546">
        <w:t xml:space="preserve">Open the Device Manager, click “Update driver” on the Silicone Labs device, and browse to the unpacked zip </w:t>
      </w:r>
      <w:r>
        <w:t>folder</w:t>
      </w:r>
      <w:r w:rsidRPr="00A17546">
        <w:t xml:space="preserve"> that was downloaded.</w:t>
      </w:r>
    </w:p>
    <w:p w14:paraId="5EC877EF" w14:textId="77777777" w:rsidR="0009345C" w:rsidRDefault="0009345C" w:rsidP="0009345C">
      <w:pPr>
        <w:numPr>
          <w:ilvl w:val="0"/>
          <w:numId w:val="28"/>
        </w:numPr>
        <w:spacing w:line="276" w:lineRule="auto"/>
        <w:ind w:left="720"/>
        <w:textAlignment w:val="baseline"/>
      </w:pPr>
      <w:r>
        <w:t>Restart your computer</w:t>
      </w:r>
    </w:p>
    <w:p w14:paraId="60759229" w14:textId="77777777" w:rsidR="0009345C" w:rsidRPr="00D72493" w:rsidRDefault="0009345C" w:rsidP="00C94185">
      <w:pPr>
        <w:pStyle w:val="ListParagraph"/>
        <w:spacing w:line="276" w:lineRule="auto"/>
        <w:ind w:left="1080"/>
        <w:textAlignment w:val="baseline"/>
      </w:pPr>
    </w:p>
    <w:p w14:paraId="5A2BFDEB" w14:textId="15C8A795" w:rsidR="00AA77C3" w:rsidRPr="003F37E2" w:rsidRDefault="00DD137E" w:rsidP="003F37E2">
      <w:pPr>
        <w:pStyle w:val="ListParagraph"/>
        <w:numPr>
          <w:ilvl w:val="0"/>
          <w:numId w:val="13"/>
        </w:numPr>
        <w:spacing w:line="276" w:lineRule="auto"/>
        <w:ind w:left="360"/>
        <w:textAlignment w:val="baseline"/>
        <w:rPr>
          <w:b/>
          <w:bCs/>
          <w:color w:val="2E74B5" w:themeColor="accent5" w:themeShade="BF"/>
        </w:rPr>
      </w:pPr>
      <w:r w:rsidRPr="003F37E2">
        <w:rPr>
          <w:b/>
          <w:bCs/>
          <w:color w:val="2E74B5" w:themeColor="accent5" w:themeShade="BF"/>
        </w:rPr>
        <w:t>Load Arduino code onto the circuit board</w:t>
      </w:r>
    </w:p>
    <w:p w14:paraId="4F905DF3" w14:textId="47B67B81" w:rsidR="00F370FE" w:rsidRDefault="00DD137E" w:rsidP="003F37E2">
      <w:pPr>
        <w:numPr>
          <w:ilvl w:val="1"/>
          <w:numId w:val="25"/>
        </w:numPr>
        <w:spacing w:line="276" w:lineRule="auto"/>
        <w:ind w:left="720"/>
        <w:textAlignment w:val="baseline"/>
      </w:pPr>
      <w:r>
        <w:lastRenderedPageBreak/>
        <w:t xml:space="preserve">Download </w:t>
      </w:r>
      <w:hyperlink r:id="rId27" w:history="1">
        <w:r w:rsidRPr="00DD137E">
          <w:rPr>
            <w:rStyle w:val="Hyperlink"/>
          </w:rPr>
          <w:t>Arduino</w:t>
        </w:r>
      </w:hyperlink>
      <w:r>
        <w:t xml:space="preserve"> software.</w:t>
      </w:r>
    </w:p>
    <w:p w14:paraId="0E88C469" w14:textId="108E6C10" w:rsidR="00DD137E" w:rsidRDefault="00F363AA" w:rsidP="00232FD0">
      <w:pPr>
        <w:numPr>
          <w:ilvl w:val="1"/>
          <w:numId w:val="25"/>
        </w:numPr>
        <w:spacing w:line="276" w:lineRule="auto"/>
        <w:ind w:left="720"/>
        <w:textAlignment w:val="baseline"/>
      </w:pPr>
      <w:r>
        <w:t>Download the following</w:t>
      </w:r>
      <w:r w:rsidR="001B466A">
        <w:t xml:space="preserve"> Arduino files</w:t>
      </w:r>
      <w:r w:rsidR="00232FD0">
        <w:t xml:space="preserve"> </w:t>
      </w:r>
      <w:hyperlink r:id="rId28" w:history="1">
        <w:r w:rsidR="00232FD0" w:rsidRPr="00232FD0">
          <w:rPr>
            <w:rStyle w:val="Hyperlink"/>
          </w:rPr>
          <w:t>he</w:t>
        </w:r>
        <w:r w:rsidR="00232FD0" w:rsidRPr="00232FD0">
          <w:rPr>
            <w:rStyle w:val="Hyperlink"/>
          </w:rPr>
          <w:t>r</w:t>
        </w:r>
        <w:r w:rsidR="00232FD0" w:rsidRPr="00232FD0">
          <w:rPr>
            <w:rStyle w:val="Hyperlink"/>
          </w:rPr>
          <w:t>e</w:t>
        </w:r>
      </w:hyperlink>
      <w:r w:rsidR="00232FD0">
        <w:t xml:space="preserve"> and extract them. You should have 3 files:</w:t>
      </w:r>
    </w:p>
    <w:p w14:paraId="1165801C" w14:textId="3872918F" w:rsidR="00232FD0" w:rsidRDefault="00232FD0" w:rsidP="00232FD0">
      <w:pPr>
        <w:numPr>
          <w:ilvl w:val="2"/>
          <w:numId w:val="25"/>
        </w:numPr>
        <w:spacing w:line="276" w:lineRule="auto"/>
        <w:ind w:left="1080"/>
        <w:textAlignment w:val="baseline"/>
      </w:pPr>
      <w:proofErr w:type="spellStart"/>
      <w:r>
        <w:t>lightController.ino</w:t>
      </w:r>
      <w:proofErr w:type="spellEnd"/>
    </w:p>
    <w:p w14:paraId="1F3BA852" w14:textId="742EF5A4" w:rsidR="00232FD0" w:rsidRDefault="00232FD0" w:rsidP="00232FD0">
      <w:pPr>
        <w:numPr>
          <w:ilvl w:val="2"/>
          <w:numId w:val="25"/>
        </w:numPr>
        <w:spacing w:line="276" w:lineRule="auto"/>
        <w:ind w:left="1080"/>
        <w:textAlignment w:val="baseline"/>
      </w:pPr>
      <w:proofErr w:type="spellStart"/>
      <w:r>
        <w:t>serialParse.h</w:t>
      </w:r>
      <w:proofErr w:type="spellEnd"/>
    </w:p>
    <w:p w14:paraId="18A93E5B" w14:textId="541F7F9C" w:rsidR="00232FD0" w:rsidRDefault="00232FD0" w:rsidP="00232FD0">
      <w:pPr>
        <w:numPr>
          <w:ilvl w:val="2"/>
          <w:numId w:val="25"/>
        </w:numPr>
        <w:spacing w:line="276" w:lineRule="auto"/>
        <w:ind w:left="1080"/>
        <w:textAlignment w:val="baseline"/>
      </w:pPr>
      <w:proofErr w:type="spellStart"/>
      <w:r>
        <w:t>timeOut.h</w:t>
      </w:r>
      <w:proofErr w:type="spellEnd"/>
    </w:p>
    <w:p w14:paraId="65B9A3E4" w14:textId="77777777" w:rsidR="00232FD0" w:rsidRDefault="00232FD0" w:rsidP="00232FD0">
      <w:pPr>
        <w:numPr>
          <w:ilvl w:val="1"/>
          <w:numId w:val="25"/>
        </w:numPr>
        <w:spacing w:line="276" w:lineRule="auto"/>
        <w:ind w:left="720"/>
        <w:textAlignment w:val="baseline"/>
      </w:pPr>
      <w:r>
        <w:t>Connect the Arduino Metro Mini board to the computer with the Micro USB cable.</w:t>
      </w:r>
    </w:p>
    <w:p w14:paraId="7C8308D1" w14:textId="00CAEB33" w:rsidR="00861989" w:rsidRDefault="00861989" w:rsidP="003F37E2">
      <w:pPr>
        <w:numPr>
          <w:ilvl w:val="1"/>
          <w:numId w:val="25"/>
        </w:numPr>
        <w:spacing w:line="276" w:lineRule="auto"/>
        <w:ind w:left="720"/>
        <w:textAlignment w:val="baseline"/>
      </w:pPr>
      <w:r>
        <w:t>Select the correct port for the board: Tools&gt;Port.</w:t>
      </w:r>
    </w:p>
    <w:p w14:paraId="22BC1943" w14:textId="563DF49D" w:rsidR="00232FD0" w:rsidRDefault="00232FD0" w:rsidP="003F37E2">
      <w:pPr>
        <w:numPr>
          <w:ilvl w:val="1"/>
          <w:numId w:val="25"/>
        </w:numPr>
        <w:spacing w:line="276" w:lineRule="auto"/>
        <w:ind w:left="720"/>
        <w:textAlignment w:val="baseline"/>
      </w:pPr>
      <w:r>
        <w:t xml:space="preserve">Launch the Arduino program and open the </w:t>
      </w:r>
      <w:proofErr w:type="spellStart"/>
      <w:r>
        <w:t>lightController.ino</w:t>
      </w:r>
      <w:proofErr w:type="spellEnd"/>
      <w:r>
        <w:t xml:space="preserve"> file.</w:t>
      </w:r>
    </w:p>
    <w:p w14:paraId="2FEED299" w14:textId="2F28A4D5" w:rsidR="00861989" w:rsidRDefault="00861989" w:rsidP="003F37E2">
      <w:pPr>
        <w:numPr>
          <w:ilvl w:val="1"/>
          <w:numId w:val="25"/>
        </w:numPr>
        <w:spacing w:line="276" w:lineRule="auto"/>
        <w:ind w:left="720"/>
        <w:textAlignment w:val="baseline"/>
      </w:pPr>
      <w:r>
        <w:t>Verify the code by clicking on the “check” button in the upper left corner.</w:t>
      </w:r>
    </w:p>
    <w:p w14:paraId="6D8BDBB9" w14:textId="77777777" w:rsidR="00523A44" w:rsidRDefault="00523A44" w:rsidP="00523A44">
      <w:pPr>
        <w:numPr>
          <w:ilvl w:val="2"/>
          <w:numId w:val="25"/>
        </w:numPr>
        <w:spacing w:line="276" w:lineRule="auto"/>
        <w:ind w:left="1080"/>
        <w:textAlignment w:val="baseline"/>
      </w:pPr>
      <w:r>
        <w:t>You may need to install the following Arduino libraries:</w:t>
      </w:r>
    </w:p>
    <w:p w14:paraId="58270F89" w14:textId="0D1C2BE0" w:rsidR="00523A44" w:rsidRDefault="00523A44" w:rsidP="00523A44">
      <w:pPr>
        <w:numPr>
          <w:ilvl w:val="2"/>
          <w:numId w:val="25"/>
        </w:numPr>
        <w:spacing w:line="276" w:lineRule="auto"/>
        <w:ind w:left="1080"/>
        <w:textAlignment w:val="baseline"/>
      </w:pPr>
      <w:r>
        <w:t>When you see “Done” at the end, you can proceed to upload the code to the board.</w:t>
      </w:r>
    </w:p>
    <w:p w14:paraId="0F099694" w14:textId="77777777" w:rsidR="003F37E2" w:rsidRDefault="00861989" w:rsidP="003F37E2">
      <w:pPr>
        <w:numPr>
          <w:ilvl w:val="1"/>
          <w:numId w:val="25"/>
        </w:numPr>
        <w:spacing w:line="276" w:lineRule="auto"/>
        <w:ind w:left="720"/>
        <w:textAlignment w:val="baseline"/>
      </w:pPr>
      <w:r>
        <w:t>Upload the code by clicking on the “→” button in the upper left corner.</w:t>
      </w:r>
    </w:p>
    <w:p w14:paraId="3A217917" w14:textId="59FD32F2" w:rsidR="00232FD0" w:rsidRDefault="003F37E2" w:rsidP="00232FD0">
      <w:pPr>
        <w:numPr>
          <w:ilvl w:val="1"/>
          <w:numId w:val="25"/>
        </w:numPr>
        <w:spacing w:line="276" w:lineRule="auto"/>
        <w:ind w:left="720"/>
        <w:textAlignment w:val="baseline"/>
      </w:pPr>
      <w:r>
        <w:t>Your board is now ready to use!</w:t>
      </w:r>
    </w:p>
    <w:p w14:paraId="0464CF36" w14:textId="5500B8AE" w:rsidR="0009345C" w:rsidRDefault="0009345C" w:rsidP="0009345C">
      <w:pPr>
        <w:spacing w:line="276" w:lineRule="auto"/>
        <w:ind w:left="360"/>
        <w:textAlignment w:val="baseline"/>
      </w:pPr>
      <w:r w:rsidRPr="0009345C">
        <w:rPr>
          <w:b/>
          <w:bCs/>
          <w:color w:val="2F5496" w:themeColor="accent1" w:themeShade="BF"/>
        </w:rPr>
        <w:t>Note:</w:t>
      </w:r>
      <w:r w:rsidRPr="0009345C">
        <w:rPr>
          <w:color w:val="2F5496" w:themeColor="accent1" w:themeShade="BF"/>
        </w:rPr>
        <w:t xml:space="preserve"> </w:t>
      </w:r>
      <w:r>
        <w:t>The most common error you will encounter is if the wrong port was selected for the board. Select a different port and try uploading again.</w:t>
      </w:r>
    </w:p>
    <w:p w14:paraId="2ABAD565" w14:textId="77777777" w:rsidR="00781007" w:rsidRDefault="00781007" w:rsidP="00BE56EF">
      <w:pPr>
        <w:spacing w:line="276" w:lineRule="auto"/>
        <w:textAlignment w:val="baseline"/>
      </w:pPr>
    </w:p>
    <w:p w14:paraId="1F18C94A" w14:textId="49D18101" w:rsidR="00781007" w:rsidRPr="00082ADD" w:rsidRDefault="00781007" w:rsidP="003F37E2">
      <w:pPr>
        <w:numPr>
          <w:ilvl w:val="0"/>
          <w:numId w:val="13"/>
        </w:numPr>
        <w:spacing w:line="276" w:lineRule="auto"/>
        <w:ind w:left="360"/>
        <w:textAlignment w:val="baseline"/>
        <w:rPr>
          <w:b/>
          <w:bCs/>
          <w:color w:val="2E74B5" w:themeColor="accent5" w:themeShade="BF"/>
        </w:rPr>
      </w:pPr>
      <w:r w:rsidRPr="00082ADD">
        <w:rPr>
          <w:b/>
          <w:bCs/>
          <w:color w:val="2E74B5" w:themeColor="accent5" w:themeShade="BF"/>
        </w:rPr>
        <w:t>Assemble the system</w:t>
      </w:r>
    </w:p>
    <w:p w14:paraId="054EE23A" w14:textId="209E8A17" w:rsidR="00781007" w:rsidRDefault="00781007" w:rsidP="003F37E2">
      <w:pPr>
        <w:numPr>
          <w:ilvl w:val="1"/>
          <w:numId w:val="29"/>
        </w:numPr>
        <w:spacing w:line="276" w:lineRule="auto"/>
        <w:textAlignment w:val="baseline"/>
      </w:pPr>
      <w:r>
        <w:t>Connect the camera to the computer.</w:t>
      </w:r>
    </w:p>
    <w:p w14:paraId="35FB87CF" w14:textId="076A7C60" w:rsidR="00781007" w:rsidRDefault="00781007" w:rsidP="003F37E2">
      <w:pPr>
        <w:numPr>
          <w:ilvl w:val="1"/>
          <w:numId w:val="29"/>
        </w:numPr>
        <w:spacing w:line="276" w:lineRule="auto"/>
        <w:textAlignment w:val="baseline"/>
      </w:pPr>
      <w:r>
        <w:t>Connect the Adafruit Metro Mini to the computer (if not already connected).</w:t>
      </w:r>
    </w:p>
    <w:p w14:paraId="1B3235AF" w14:textId="78BA9F39" w:rsidR="00781007" w:rsidRDefault="00781007" w:rsidP="003F37E2">
      <w:pPr>
        <w:numPr>
          <w:ilvl w:val="1"/>
          <w:numId w:val="29"/>
        </w:numPr>
        <w:spacing w:line="276" w:lineRule="auto"/>
        <w:textAlignment w:val="baseline"/>
      </w:pPr>
      <w:r>
        <w:t>Plug the LED</w:t>
      </w:r>
      <w:r w:rsidR="003F37E2">
        <w:t xml:space="preserve">, IR, and indicator LEDs </w:t>
      </w:r>
      <w:r>
        <w:t>into the board.</w:t>
      </w:r>
    </w:p>
    <w:p w14:paraId="75706A5C" w14:textId="678D4FDD" w:rsidR="00781007" w:rsidRDefault="00781007" w:rsidP="003F37E2">
      <w:pPr>
        <w:numPr>
          <w:ilvl w:val="1"/>
          <w:numId w:val="29"/>
        </w:numPr>
        <w:spacing w:line="276" w:lineRule="auto"/>
        <w:textAlignment w:val="baseline"/>
      </w:pPr>
      <w:r>
        <w:t>Connect the power supply.</w:t>
      </w:r>
    </w:p>
    <w:p w14:paraId="333DB551" w14:textId="2A70FD77" w:rsidR="00E713D7" w:rsidRDefault="00E713D7" w:rsidP="003F37E2">
      <w:pPr>
        <w:numPr>
          <w:ilvl w:val="1"/>
          <w:numId w:val="29"/>
        </w:numPr>
        <w:spacing w:line="276" w:lineRule="auto"/>
        <w:textAlignment w:val="baseline"/>
      </w:pPr>
      <w:r>
        <w:t xml:space="preserve">Launch the </w:t>
      </w:r>
      <w:proofErr w:type="spellStart"/>
      <w:r w:rsidR="00911778">
        <w:t>FlyRig</w:t>
      </w:r>
      <w:proofErr w:type="spellEnd"/>
      <w:r w:rsidR="00911778">
        <w:t xml:space="preserve"> software.</w:t>
      </w:r>
    </w:p>
    <w:p w14:paraId="57857419" w14:textId="77777777" w:rsidR="003F37E2" w:rsidRDefault="003F37E2" w:rsidP="003F37E2">
      <w:pPr>
        <w:spacing w:line="276" w:lineRule="auto"/>
        <w:ind w:left="360"/>
        <w:textAlignment w:val="baseline"/>
      </w:pPr>
    </w:p>
    <w:p w14:paraId="1EB15732" w14:textId="65F132FB" w:rsidR="00781007" w:rsidRDefault="00781007" w:rsidP="00082ADD">
      <w:pPr>
        <w:spacing w:line="276" w:lineRule="auto"/>
        <w:ind w:left="360"/>
        <w:textAlignment w:val="baseline"/>
      </w:pPr>
      <w:r w:rsidRPr="00911778">
        <w:rPr>
          <w:b/>
          <w:bCs/>
          <w:color w:val="2F5496" w:themeColor="accent1" w:themeShade="BF"/>
        </w:rPr>
        <w:t>Note:</w:t>
      </w:r>
      <w:r w:rsidRPr="00911778">
        <w:rPr>
          <w:color w:val="2F5496" w:themeColor="accent1" w:themeShade="BF"/>
        </w:rPr>
        <w:t xml:space="preserve"> </w:t>
      </w:r>
      <w:r>
        <w:t>If the power supply is connected but the Metro Mini board is not, the LEDs will remain on at full intensity.</w:t>
      </w:r>
    </w:p>
    <w:p w14:paraId="31C05512" w14:textId="77777777" w:rsidR="003F37E2" w:rsidRDefault="003F37E2" w:rsidP="00082ADD">
      <w:pPr>
        <w:spacing w:line="276" w:lineRule="auto"/>
        <w:ind w:left="360"/>
        <w:textAlignment w:val="baseline"/>
      </w:pPr>
    </w:p>
    <w:p w14:paraId="713DB673" w14:textId="540EC827" w:rsidR="00E713D7" w:rsidRDefault="00C94185" w:rsidP="00C94185">
      <w:pPr>
        <w:pStyle w:val="ListParagraph"/>
        <w:numPr>
          <w:ilvl w:val="0"/>
          <w:numId w:val="13"/>
        </w:numPr>
        <w:spacing w:line="276" w:lineRule="auto"/>
        <w:ind w:left="360"/>
        <w:textAlignment w:val="baseline"/>
        <w:rPr>
          <w:b/>
          <w:bCs/>
          <w:color w:val="2F5496" w:themeColor="accent1" w:themeShade="BF"/>
        </w:rPr>
      </w:pPr>
      <w:r w:rsidRPr="00C94185">
        <w:rPr>
          <w:b/>
          <w:bCs/>
          <w:color w:val="2F5496" w:themeColor="accent1" w:themeShade="BF"/>
        </w:rPr>
        <w:t xml:space="preserve">Start </w:t>
      </w:r>
      <w:proofErr w:type="spellStart"/>
      <w:r w:rsidRPr="00C94185">
        <w:rPr>
          <w:b/>
          <w:bCs/>
          <w:color w:val="2F5496" w:themeColor="accent1" w:themeShade="BF"/>
        </w:rPr>
        <w:t>FlyRig</w:t>
      </w:r>
      <w:proofErr w:type="spellEnd"/>
    </w:p>
    <w:p w14:paraId="1F4D0FD0" w14:textId="77777777" w:rsidR="00C94185" w:rsidRDefault="00C94185" w:rsidP="00C94185">
      <w:pPr>
        <w:spacing w:line="276" w:lineRule="auto"/>
        <w:textAlignment w:val="baseline"/>
        <w:rPr>
          <w:b/>
          <w:bCs/>
          <w:color w:val="2F5496" w:themeColor="accent1" w:themeShade="BF"/>
        </w:rPr>
      </w:pPr>
    </w:p>
    <w:p w14:paraId="0FB24D53" w14:textId="5EE2A075" w:rsidR="00C94185" w:rsidRPr="00C94185" w:rsidRDefault="00C94185" w:rsidP="00C94185">
      <w:pPr>
        <w:spacing w:line="276" w:lineRule="auto"/>
        <w:textAlignment w:val="baseline"/>
        <w:rPr>
          <w:b/>
          <w:bCs/>
          <w:color w:val="000000" w:themeColor="text1"/>
        </w:rPr>
      </w:pPr>
      <w:r w:rsidRPr="00C94185">
        <w:rPr>
          <w:b/>
          <w:bCs/>
          <w:color w:val="000000" w:themeColor="text1"/>
        </w:rPr>
        <w:t>Windows executable version</w:t>
      </w:r>
    </w:p>
    <w:p w14:paraId="2896D1F1" w14:textId="096E2E94" w:rsidR="00C94185" w:rsidRPr="00C94185" w:rsidRDefault="00C94185" w:rsidP="00C94185">
      <w:pPr>
        <w:pStyle w:val="ListParagraph"/>
        <w:numPr>
          <w:ilvl w:val="0"/>
          <w:numId w:val="47"/>
        </w:numPr>
        <w:spacing w:line="276" w:lineRule="auto"/>
        <w:textAlignment w:val="baseline"/>
        <w:rPr>
          <w:b/>
          <w:bCs/>
          <w:color w:val="000000" w:themeColor="text1"/>
        </w:rPr>
      </w:pPr>
      <w:r>
        <w:rPr>
          <w:color w:val="000000" w:themeColor="text1"/>
        </w:rPr>
        <w:t>Double-click on FlyRig.exe icon</w:t>
      </w:r>
    </w:p>
    <w:p w14:paraId="3577B902" w14:textId="77777777" w:rsidR="00C94185" w:rsidRDefault="00C94185" w:rsidP="00C94185">
      <w:pPr>
        <w:spacing w:line="276" w:lineRule="auto"/>
        <w:textAlignment w:val="baseline"/>
        <w:rPr>
          <w:b/>
          <w:bCs/>
          <w:color w:val="000000" w:themeColor="text1"/>
        </w:rPr>
      </w:pPr>
    </w:p>
    <w:p w14:paraId="501BB045" w14:textId="7CF3FD3F" w:rsidR="00C94185" w:rsidRDefault="00C94185" w:rsidP="00C94185">
      <w:pPr>
        <w:spacing w:line="276" w:lineRule="auto"/>
        <w:textAlignment w:val="baseline"/>
        <w:rPr>
          <w:b/>
          <w:bCs/>
          <w:color w:val="000000" w:themeColor="text1"/>
        </w:rPr>
      </w:pPr>
      <w:r>
        <w:rPr>
          <w:b/>
          <w:bCs/>
          <w:color w:val="000000" w:themeColor="text1"/>
        </w:rPr>
        <w:t>Window (source code)</w:t>
      </w:r>
    </w:p>
    <w:p w14:paraId="49631E91" w14:textId="4B4851D5" w:rsidR="00C94185" w:rsidRPr="00C94185" w:rsidRDefault="00C94185" w:rsidP="00C94185">
      <w:pPr>
        <w:pStyle w:val="ListParagraph"/>
        <w:numPr>
          <w:ilvl w:val="0"/>
          <w:numId w:val="47"/>
        </w:numPr>
        <w:spacing w:line="276" w:lineRule="auto"/>
        <w:textAlignment w:val="baseline"/>
        <w:rPr>
          <w:b/>
          <w:bCs/>
          <w:color w:val="000000" w:themeColor="text1"/>
        </w:rPr>
      </w:pPr>
      <w:r w:rsidRPr="00D72493">
        <w:t xml:space="preserve">Launch </w:t>
      </w:r>
      <w:proofErr w:type="spellStart"/>
      <w:r w:rsidRPr="00D72493">
        <w:t>nodejs</w:t>
      </w:r>
      <w:proofErr w:type="spellEnd"/>
      <w:r w:rsidRPr="00D72493">
        <w:t xml:space="preserve"> “command prompt”</w:t>
      </w:r>
      <w:r>
        <w:t xml:space="preserve"> and type:</w:t>
      </w:r>
    </w:p>
    <w:p w14:paraId="7FCF1CD4" w14:textId="09A4FF04" w:rsidR="00C94185" w:rsidRPr="00C94185" w:rsidRDefault="00C94185" w:rsidP="00C94185">
      <w:pPr>
        <w:pStyle w:val="ListParagraph"/>
        <w:numPr>
          <w:ilvl w:val="0"/>
          <w:numId w:val="47"/>
        </w:numPr>
        <w:spacing w:line="276" w:lineRule="auto"/>
        <w:textAlignment w:val="baseline"/>
        <w:rPr>
          <w:b/>
          <w:bCs/>
          <w:color w:val="000000" w:themeColor="text1"/>
        </w:rPr>
      </w:pPr>
      <w:r>
        <w:t xml:space="preserve">cd </w:t>
      </w:r>
      <w:r w:rsidR="00050F30">
        <w:t>~/Documents/</w:t>
      </w:r>
      <w:proofErr w:type="spellStart"/>
      <w:r>
        <w:t>FlyRig</w:t>
      </w:r>
      <w:proofErr w:type="spellEnd"/>
      <w:r>
        <w:t>/CCIS-2020-011-FlyRig</w:t>
      </w:r>
    </w:p>
    <w:p w14:paraId="380B328B" w14:textId="34FC3814" w:rsidR="00C94185" w:rsidRPr="00C94185" w:rsidRDefault="00C94185" w:rsidP="00C94185">
      <w:pPr>
        <w:pStyle w:val="ListParagraph"/>
        <w:numPr>
          <w:ilvl w:val="0"/>
          <w:numId w:val="47"/>
        </w:numPr>
        <w:spacing w:line="276" w:lineRule="auto"/>
        <w:textAlignment w:val="baseline"/>
        <w:rPr>
          <w:b/>
          <w:bCs/>
          <w:color w:val="000000" w:themeColor="text1"/>
        </w:rPr>
      </w:pPr>
      <w:proofErr w:type="spellStart"/>
      <w:r>
        <w:t>npm</w:t>
      </w:r>
      <w:proofErr w:type="spellEnd"/>
      <w:r>
        <w:t xml:space="preserve"> start</w:t>
      </w:r>
    </w:p>
    <w:p w14:paraId="2C7A2CF8" w14:textId="1C1BD074" w:rsidR="00C94185" w:rsidRDefault="00C94185" w:rsidP="00C94185">
      <w:pPr>
        <w:spacing w:line="276" w:lineRule="auto"/>
        <w:ind w:left="90"/>
        <w:textAlignment w:val="baseline"/>
        <w:rPr>
          <w:b/>
          <w:bCs/>
          <w:color w:val="000000" w:themeColor="text1"/>
        </w:rPr>
      </w:pPr>
      <w:r>
        <w:rPr>
          <w:b/>
          <w:bCs/>
          <w:color w:val="000000" w:themeColor="text1"/>
        </w:rPr>
        <w:t>Mac (source code)</w:t>
      </w:r>
    </w:p>
    <w:p w14:paraId="4378ECC3" w14:textId="307832BE" w:rsidR="00C94185" w:rsidRDefault="00C94185" w:rsidP="00C94185">
      <w:pPr>
        <w:pStyle w:val="ListParagraph"/>
        <w:numPr>
          <w:ilvl w:val="0"/>
          <w:numId w:val="48"/>
        </w:numPr>
        <w:spacing w:line="276" w:lineRule="auto"/>
        <w:textAlignment w:val="baseline"/>
      </w:pPr>
      <w:r>
        <w:t xml:space="preserve">To run </w:t>
      </w:r>
      <w:proofErr w:type="spellStart"/>
      <w:r>
        <w:t>FlyRig</w:t>
      </w:r>
      <w:proofErr w:type="spellEnd"/>
      <w:r>
        <w:t>, open a terminal window and type:</w:t>
      </w:r>
    </w:p>
    <w:p w14:paraId="111FCF0F" w14:textId="77777777" w:rsidR="00C94185" w:rsidRDefault="00C94185" w:rsidP="00C94185">
      <w:pPr>
        <w:pStyle w:val="ListParagraph"/>
        <w:numPr>
          <w:ilvl w:val="1"/>
          <w:numId w:val="36"/>
        </w:numPr>
        <w:spacing w:line="276" w:lineRule="auto"/>
        <w:ind w:left="1080"/>
        <w:textAlignment w:val="baseline"/>
      </w:pPr>
      <w:r>
        <w:t>cd Documents/</w:t>
      </w:r>
      <w:proofErr w:type="spellStart"/>
      <w:r>
        <w:t>FlyRig</w:t>
      </w:r>
      <w:proofErr w:type="spellEnd"/>
      <w:r>
        <w:t>/CCIS-2020-011-FlyRig</w:t>
      </w:r>
    </w:p>
    <w:p w14:paraId="0C571A3D" w14:textId="77777777" w:rsidR="00C94185" w:rsidRDefault="00C94185" w:rsidP="00C94185">
      <w:pPr>
        <w:pStyle w:val="ListParagraph"/>
        <w:numPr>
          <w:ilvl w:val="1"/>
          <w:numId w:val="36"/>
        </w:numPr>
        <w:spacing w:line="276" w:lineRule="auto"/>
        <w:ind w:left="1080"/>
        <w:textAlignment w:val="baseline"/>
      </w:pPr>
      <w:proofErr w:type="spellStart"/>
      <w:r>
        <w:t>npm</w:t>
      </w:r>
      <w:proofErr w:type="spellEnd"/>
      <w:r>
        <w:t xml:space="preserve"> start</w:t>
      </w:r>
    </w:p>
    <w:p w14:paraId="3B4AD9E2" w14:textId="77777777" w:rsidR="00C94185" w:rsidRPr="00C94185" w:rsidRDefault="00C94185" w:rsidP="00C94185">
      <w:pPr>
        <w:spacing w:line="276" w:lineRule="auto"/>
        <w:ind w:left="360"/>
        <w:textAlignment w:val="baseline"/>
        <w:rPr>
          <w:b/>
          <w:bCs/>
          <w:color w:val="000000" w:themeColor="text1"/>
        </w:rPr>
      </w:pPr>
    </w:p>
    <w:sectPr w:rsidR="00C94185" w:rsidRPr="00C94185">
      <w:footerReference w:type="even" r:id="rId29"/>
      <w:footerReference w:type="default" r:id="rId30"/>
      <w:pgSz w:w="12240" w:h="15840"/>
      <w:pgMar w:top="1440" w:right="72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C1AF" w14:textId="77777777" w:rsidR="00227F88" w:rsidRDefault="00227F88" w:rsidP="00D30E76">
      <w:r>
        <w:separator/>
      </w:r>
    </w:p>
  </w:endnote>
  <w:endnote w:type="continuationSeparator" w:id="0">
    <w:p w14:paraId="2A229213" w14:textId="77777777" w:rsidR="00227F88" w:rsidRDefault="00227F88" w:rsidP="00D30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1830205"/>
      <w:docPartObj>
        <w:docPartGallery w:val="Page Numbers (Bottom of Page)"/>
        <w:docPartUnique/>
      </w:docPartObj>
    </w:sdtPr>
    <w:sdtContent>
      <w:p w14:paraId="59E8BDCE" w14:textId="6A218787" w:rsidR="00D30E76" w:rsidRDefault="00D30E76" w:rsidP="00FA24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6BF95B" w14:textId="77777777" w:rsidR="00D30E76" w:rsidRDefault="00D30E76" w:rsidP="00D30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294606"/>
      <w:docPartObj>
        <w:docPartGallery w:val="Page Numbers (Bottom of Page)"/>
        <w:docPartUnique/>
      </w:docPartObj>
    </w:sdtPr>
    <w:sdtContent>
      <w:p w14:paraId="76D2CE74" w14:textId="3C06534E" w:rsidR="00D30E76" w:rsidRDefault="00D30E76" w:rsidP="00FA24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C6D946" w14:textId="77777777" w:rsidR="00D30E76" w:rsidRDefault="00D30E76" w:rsidP="00D30E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F5945" w14:textId="77777777" w:rsidR="00227F88" w:rsidRDefault="00227F88" w:rsidP="00D30E76">
      <w:r>
        <w:separator/>
      </w:r>
    </w:p>
  </w:footnote>
  <w:footnote w:type="continuationSeparator" w:id="0">
    <w:p w14:paraId="31BCCD17" w14:textId="77777777" w:rsidR="00227F88" w:rsidRDefault="00227F88" w:rsidP="00D30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C3A"/>
    <w:multiLevelType w:val="multilevel"/>
    <w:tmpl w:val="1DF20C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474DE2"/>
    <w:multiLevelType w:val="hybridMultilevel"/>
    <w:tmpl w:val="F46A18E8"/>
    <w:lvl w:ilvl="0" w:tplc="FFFFFFFF">
      <w:start w:val="1"/>
      <w:numFmt w:val="lowerLetter"/>
      <w:lvlText w:val="%1."/>
      <w:lvlJc w:val="left"/>
      <w:pPr>
        <w:ind w:left="720" w:hanging="360"/>
      </w:pPr>
    </w:lvl>
    <w:lvl w:ilvl="1" w:tplc="04090019">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C22227"/>
    <w:multiLevelType w:val="multilevel"/>
    <w:tmpl w:val="625E41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2D27AF"/>
    <w:multiLevelType w:val="hybridMultilevel"/>
    <w:tmpl w:val="6BD441BC"/>
    <w:lvl w:ilvl="0" w:tplc="54662FCE">
      <w:start w:val="8"/>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F1530"/>
    <w:multiLevelType w:val="multilevel"/>
    <w:tmpl w:val="F47820DC"/>
    <w:lvl w:ilvl="0">
      <w:start w:val="2"/>
      <w:numFmt w:val="decimal"/>
      <w:lvlText w:val="%1."/>
      <w:lvlJc w:val="left"/>
      <w:pPr>
        <w:ind w:left="72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A516903"/>
    <w:multiLevelType w:val="hybridMultilevel"/>
    <w:tmpl w:val="7E40D40E"/>
    <w:lvl w:ilvl="0" w:tplc="04090019">
      <w:start w:val="1"/>
      <w:numFmt w:val="lowerLetter"/>
      <w:lvlText w:val="%1."/>
      <w:lvlJc w:val="left"/>
      <w:pPr>
        <w:ind w:left="720" w:hanging="360"/>
      </w:pPr>
    </w:lvl>
    <w:lvl w:ilvl="1" w:tplc="D1E4C652">
      <w:start w:val="2"/>
      <w:numFmt w:val="bullet"/>
      <w:lvlText w:val=""/>
      <w:lvlJc w:val="left"/>
      <w:pPr>
        <w:ind w:left="1440" w:hanging="360"/>
      </w:pPr>
      <w:rPr>
        <w:rFonts w:ascii="Wingdings" w:eastAsia="Times New Roman" w:hAnsi="Wingdings" w:cs="Arial"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742CFA"/>
    <w:multiLevelType w:val="hybridMultilevel"/>
    <w:tmpl w:val="FC4EE7DA"/>
    <w:lvl w:ilvl="0" w:tplc="FFFFFFFF">
      <w:start w:val="1"/>
      <w:numFmt w:val="lowerLetter"/>
      <w:lvlText w:val="%1."/>
      <w:lvlJc w:val="left"/>
      <w:pPr>
        <w:ind w:left="720" w:hanging="360"/>
      </w:pPr>
    </w:lvl>
    <w:lvl w:ilvl="1" w:tplc="04090001">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C960AA"/>
    <w:multiLevelType w:val="multilevel"/>
    <w:tmpl w:val="BA7CC3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1947FCB"/>
    <w:multiLevelType w:val="hybridMultilevel"/>
    <w:tmpl w:val="B0AE78B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9815AB"/>
    <w:multiLevelType w:val="multilevel"/>
    <w:tmpl w:val="E9E6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62BF4"/>
    <w:multiLevelType w:val="multilevel"/>
    <w:tmpl w:val="364677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ECE7541"/>
    <w:multiLevelType w:val="hybridMultilevel"/>
    <w:tmpl w:val="66D6A9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2E578F"/>
    <w:multiLevelType w:val="hybridMultilevel"/>
    <w:tmpl w:val="C3A644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5A4569"/>
    <w:multiLevelType w:val="hybridMultilevel"/>
    <w:tmpl w:val="FF9A3B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35246CC"/>
    <w:multiLevelType w:val="hybridMultilevel"/>
    <w:tmpl w:val="4AF86AA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B84873"/>
    <w:multiLevelType w:val="hybridMultilevel"/>
    <w:tmpl w:val="3EF4A8C0"/>
    <w:lvl w:ilvl="0" w:tplc="04090019">
      <w:start w:val="1"/>
      <w:numFmt w:val="lowerLetter"/>
      <w:lvlText w:val="%1."/>
      <w:lvlJc w:val="left"/>
      <w:pPr>
        <w:ind w:left="720" w:hanging="360"/>
      </w:pPr>
    </w:lvl>
    <w:lvl w:ilvl="1" w:tplc="04090001">
      <w:start w:val="1"/>
      <w:numFmt w:val="bullet"/>
      <w:lvlText w:val=""/>
      <w:lvlJc w:val="left"/>
      <w:pPr>
        <w:ind w:left="23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E16ACC"/>
    <w:multiLevelType w:val="multilevel"/>
    <w:tmpl w:val="A3B02C0C"/>
    <w:lvl w:ilvl="0">
      <w:start w:val="3"/>
      <w:numFmt w:val="decimal"/>
      <w:lvlText w:val="%1."/>
      <w:lvlJc w:val="left"/>
      <w:pPr>
        <w:ind w:left="450" w:hanging="360"/>
      </w:pPr>
      <w:rPr>
        <w:rFonts w:hint="default"/>
      </w:rPr>
    </w:lvl>
    <w:lvl w:ilvl="1">
      <w:start w:val="1"/>
      <w:numFmt w:val="decimal"/>
      <w:lvlText w:val="%1.%2."/>
      <w:lvlJc w:val="left"/>
      <w:pPr>
        <w:ind w:left="88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7" w15:restartNumberingAfterBreak="0">
    <w:nsid w:val="28F57EBA"/>
    <w:multiLevelType w:val="hybridMultilevel"/>
    <w:tmpl w:val="CDAAA5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261139"/>
    <w:multiLevelType w:val="hybridMultilevel"/>
    <w:tmpl w:val="BC12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D606CF"/>
    <w:multiLevelType w:val="hybridMultilevel"/>
    <w:tmpl w:val="B532F33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167704E"/>
    <w:multiLevelType w:val="hybridMultilevel"/>
    <w:tmpl w:val="7E9471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D96D70"/>
    <w:multiLevelType w:val="hybridMultilevel"/>
    <w:tmpl w:val="63F2B0F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FD4823"/>
    <w:multiLevelType w:val="hybridMultilevel"/>
    <w:tmpl w:val="2F2CFB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401D71"/>
    <w:multiLevelType w:val="multilevel"/>
    <w:tmpl w:val="66321C1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F9214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8977A4"/>
    <w:multiLevelType w:val="multilevel"/>
    <w:tmpl w:val="29FAA0F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92F45B3"/>
    <w:multiLevelType w:val="multilevel"/>
    <w:tmpl w:val="2C0C4B06"/>
    <w:lvl w:ilvl="0">
      <w:start w:val="2"/>
      <w:numFmt w:val="decimal"/>
      <w:lvlText w:val="%1."/>
      <w:lvlJc w:val="left"/>
      <w:pPr>
        <w:ind w:left="72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99517A2"/>
    <w:multiLevelType w:val="hybridMultilevel"/>
    <w:tmpl w:val="E3B6431E"/>
    <w:lvl w:ilvl="0" w:tplc="04090019">
      <w:start w:val="1"/>
      <w:numFmt w:val="lowerLetter"/>
      <w:lvlText w:val="%1."/>
      <w:lvlJc w:val="lef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B397B72"/>
    <w:multiLevelType w:val="hybridMultilevel"/>
    <w:tmpl w:val="6AD853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2679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780AB8"/>
    <w:multiLevelType w:val="hybridMultilevel"/>
    <w:tmpl w:val="E0F6E36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713C18"/>
    <w:multiLevelType w:val="hybridMultilevel"/>
    <w:tmpl w:val="C0DA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82131"/>
    <w:multiLevelType w:val="hybridMultilevel"/>
    <w:tmpl w:val="38F2028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457B20"/>
    <w:multiLevelType w:val="multilevel"/>
    <w:tmpl w:val="9F64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E4D9D"/>
    <w:multiLevelType w:val="hybridMultilevel"/>
    <w:tmpl w:val="43D4ABB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CF73F43"/>
    <w:multiLevelType w:val="hybridMultilevel"/>
    <w:tmpl w:val="7AC0860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0A7D30"/>
    <w:multiLevelType w:val="multilevel"/>
    <w:tmpl w:val="C1E8692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17052A7"/>
    <w:multiLevelType w:val="hybridMultilevel"/>
    <w:tmpl w:val="46ACC81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2E52ED4"/>
    <w:multiLevelType w:val="hybridMultilevel"/>
    <w:tmpl w:val="E58240F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4EA318A"/>
    <w:multiLevelType w:val="hybridMultilevel"/>
    <w:tmpl w:val="68DC480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222758"/>
    <w:multiLevelType w:val="hybridMultilevel"/>
    <w:tmpl w:val="326CC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9D56DCE"/>
    <w:multiLevelType w:val="multilevel"/>
    <w:tmpl w:val="69D23A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A807AE3"/>
    <w:multiLevelType w:val="multilevel"/>
    <w:tmpl w:val="4ACAA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A3472C"/>
    <w:multiLevelType w:val="hybridMultilevel"/>
    <w:tmpl w:val="94923442"/>
    <w:lvl w:ilvl="0" w:tplc="74CC1C92">
      <w:start w:val="8"/>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2F1337"/>
    <w:multiLevelType w:val="hybridMultilevel"/>
    <w:tmpl w:val="E084BF16"/>
    <w:lvl w:ilvl="0" w:tplc="04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825F1"/>
    <w:multiLevelType w:val="multilevel"/>
    <w:tmpl w:val="8E62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A45DBD"/>
    <w:multiLevelType w:val="hybridMultilevel"/>
    <w:tmpl w:val="D8BC50CA"/>
    <w:lvl w:ilvl="0" w:tplc="FFFFFFFF">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9D8209D"/>
    <w:multiLevelType w:val="multilevel"/>
    <w:tmpl w:val="84AAE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9577629">
    <w:abstractNumId w:val="41"/>
  </w:num>
  <w:num w:numId="2" w16cid:durableId="1958415834">
    <w:abstractNumId w:val="0"/>
  </w:num>
  <w:num w:numId="3" w16cid:durableId="1052192007">
    <w:abstractNumId w:val="47"/>
  </w:num>
  <w:num w:numId="4" w16cid:durableId="1375930431">
    <w:abstractNumId w:val="2"/>
  </w:num>
  <w:num w:numId="5" w16cid:durableId="746419688">
    <w:abstractNumId w:val="16"/>
  </w:num>
  <w:num w:numId="6" w16cid:durableId="2021420612">
    <w:abstractNumId w:val="42"/>
  </w:num>
  <w:num w:numId="7" w16cid:durableId="1618562965">
    <w:abstractNumId w:val="25"/>
  </w:num>
  <w:num w:numId="8" w16cid:durableId="1001395386">
    <w:abstractNumId w:val="29"/>
  </w:num>
  <w:num w:numId="9" w16cid:durableId="1424761489">
    <w:abstractNumId w:val="36"/>
  </w:num>
  <w:num w:numId="10" w16cid:durableId="2055083337">
    <w:abstractNumId w:val="24"/>
  </w:num>
  <w:num w:numId="11" w16cid:durableId="1409646577">
    <w:abstractNumId w:val="7"/>
  </w:num>
  <w:num w:numId="12" w16cid:durableId="1651210431">
    <w:abstractNumId w:val="10"/>
  </w:num>
  <w:num w:numId="13" w16cid:durableId="292028961">
    <w:abstractNumId w:val="26"/>
  </w:num>
  <w:num w:numId="14" w16cid:durableId="1078211093">
    <w:abstractNumId w:val="45"/>
  </w:num>
  <w:num w:numId="15" w16cid:durableId="1539246094">
    <w:abstractNumId w:val="17"/>
  </w:num>
  <w:num w:numId="16" w16cid:durableId="1761834869">
    <w:abstractNumId w:val="8"/>
  </w:num>
  <w:num w:numId="17" w16cid:durableId="38552275">
    <w:abstractNumId w:val="23"/>
  </w:num>
  <w:num w:numId="18" w16cid:durableId="1065758021">
    <w:abstractNumId w:val="39"/>
  </w:num>
  <w:num w:numId="19" w16cid:durableId="1774862258">
    <w:abstractNumId w:val="30"/>
  </w:num>
  <w:num w:numId="20" w16cid:durableId="90856194">
    <w:abstractNumId w:val="28"/>
  </w:num>
  <w:num w:numId="21" w16cid:durableId="1396932524">
    <w:abstractNumId w:val="22"/>
  </w:num>
  <w:num w:numId="22" w16cid:durableId="1146507229">
    <w:abstractNumId w:val="34"/>
  </w:num>
  <w:num w:numId="23" w16cid:durableId="1064378447">
    <w:abstractNumId w:val="14"/>
  </w:num>
  <w:num w:numId="24" w16cid:durableId="1058164567">
    <w:abstractNumId w:val="38"/>
  </w:num>
  <w:num w:numId="25" w16cid:durableId="1072855049">
    <w:abstractNumId w:val="32"/>
  </w:num>
  <w:num w:numId="26" w16cid:durableId="975916995">
    <w:abstractNumId w:val="21"/>
  </w:num>
  <w:num w:numId="27" w16cid:durableId="122697950">
    <w:abstractNumId w:val="35"/>
  </w:num>
  <w:num w:numId="28" w16cid:durableId="1290672989">
    <w:abstractNumId w:val="27"/>
  </w:num>
  <w:num w:numId="29" w16cid:durableId="375278062">
    <w:abstractNumId w:val="4"/>
  </w:num>
  <w:num w:numId="30" w16cid:durableId="1964849501">
    <w:abstractNumId w:val="43"/>
  </w:num>
  <w:num w:numId="31" w16cid:durableId="1606376222">
    <w:abstractNumId w:val="19"/>
  </w:num>
  <w:num w:numId="32" w16cid:durableId="604386884">
    <w:abstractNumId w:val="3"/>
  </w:num>
  <w:num w:numId="33" w16cid:durableId="1190223575">
    <w:abstractNumId w:val="9"/>
  </w:num>
  <w:num w:numId="34" w16cid:durableId="227764971">
    <w:abstractNumId w:val="5"/>
  </w:num>
  <w:num w:numId="35" w16cid:durableId="1696998899">
    <w:abstractNumId w:val="13"/>
  </w:num>
  <w:num w:numId="36" w16cid:durableId="1175076246">
    <w:abstractNumId w:val="44"/>
  </w:num>
  <w:num w:numId="37" w16cid:durableId="340855598">
    <w:abstractNumId w:val="33"/>
  </w:num>
  <w:num w:numId="38" w16cid:durableId="2108036621">
    <w:abstractNumId w:val="15"/>
  </w:num>
  <w:num w:numId="39" w16cid:durableId="494928049">
    <w:abstractNumId w:val="11"/>
  </w:num>
  <w:num w:numId="40" w16cid:durableId="560601539">
    <w:abstractNumId w:val="6"/>
  </w:num>
  <w:num w:numId="41" w16cid:durableId="266933292">
    <w:abstractNumId w:val="37"/>
  </w:num>
  <w:num w:numId="42" w16cid:durableId="2011718334">
    <w:abstractNumId w:val="40"/>
  </w:num>
  <w:num w:numId="43" w16cid:durableId="672758218">
    <w:abstractNumId w:val="12"/>
  </w:num>
  <w:num w:numId="44" w16cid:durableId="541938015">
    <w:abstractNumId w:val="1"/>
  </w:num>
  <w:num w:numId="45" w16cid:durableId="534849339">
    <w:abstractNumId w:val="20"/>
  </w:num>
  <w:num w:numId="46" w16cid:durableId="1689483161">
    <w:abstractNumId w:val="46"/>
  </w:num>
  <w:num w:numId="47" w16cid:durableId="177231919">
    <w:abstractNumId w:val="31"/>
  </w:num>
  <w:num w:numId="48" w16cid:durableId="157131072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Hoopfer">
    <w15:presenceInfo w15:providerId="AD" w15:userId="S::ehoopfer@carleton.edu::b532028b-8d92-41db-8d3b-b4f6af78a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28"/>
    <w:rsid w:val="00041CC7"/>
    <w:rsid w:val="00047936"/>
    <w:rsid w:val="00050F30"/>
    <w:rsid w:val="00082ADD"/>
    <w:rsid w:val="0009345C"/>
    <w:rsid w:val="000C78C5"/>
    <w:rsid w:val="001012BD"/>
    <w:rsid w:val="00106BE0"/>
    <w:rsid w:val="00163390"/>
    <w:rsid w:val="00174728"/>
    <w:rsid w:val="00174B39"/>
    <w:rsid w:val="001A5FD2"/>
    <w:rsid w:val="001A75E8"/>
    <w:rsid w:val="001B466A"/>
    <w:rsid w:val="001B6055"/>
    <w:rsid w:val="001B6342"/>
    <w:rsid w:val="001E2C18"/>
    <w:rsid w:val="001F5B6D"/>
    <w:rsid w:val="002117D4"/>
    <w:rsid w:val="002222F4"/>
    <w:rsid w:val="00227477"/>
    <w:rsid w:val="00227F88"/>
    <w:rsid w:val="00230C94"/>
    <w:rsid w:val="00232FD0"/>
    <w:rsid w:val="002B5052"/>
    <w:rsid w:val="002C601A"/>
    <w:rsid w:val="00327C21"/>
    <w:rsid w:val="0034376F"/>
    <w:rsid w:val="003B24B2"/>
    <w:rsid w:val="003F37E2"/>
    <w:rsid w:val="00433F3D"/>
    <w:rsid w:val="00474005"/>
    <w:rsid w:val="004D0611"/>
    <w:rsid w:val="00523A44"/>
    <w:rsid w:val="00532051"/>
    <w:rsid w:val="00533D02"/>
    <w:rsid w:val="005932A1"/>
    <w:rsid w:val="0069164C"/>
    <w:rsid w:val="006A297F"/>
    <w:rsid w:val="006F1FD8"/>
    <w:rsid w:val="007464CE"/>
    <w:rsid w:val="00770BB6"/>
    <w:rsid w:val="00781007"/>
    <w:rsid w:val="007B3D2C"/>
    <w:rsid w:val="007F3CA4"/>
    <w:rsid w:val="00860992"/>
    <w:rsid w:val="00861100"/>
    <w:rsid w:val="00861989"/>
    <w:rsid w:val="008976F1"/>
    <w:rsid w:val="008B4BB2"/>
    <w:rsid w:val="00901824"/>
    <w:rsid w:val="00911778"/>
    <w:rsid w:val="00931D22"/>
    <w:rsid w:val="00946B9B"/>
    <w:rsid w:val="00946E1E"/>
    <w:rsid w:val="0096786C"/>
    <w:rsid w:val="00967FB9"/>
    <w:rsid w:val="00977788"/>
    <w:rsid w:val="00A0140E"/>
    <w:rsid w:val="00A05374"/>
    <w:rsid w:val="00A07144"/>
    <w:rsid w:val="00A17546"/>
    <w:rsid w:val="00A64D14"/>
    <w:rsid w:val="00A654F2"/>
    <w:rsid w:val="00AA77C3"/>
    <w:rsid w:val="00AB40F8"/>
    <w:rsid w:val="00AE267D"/>
    <w:rsid w:val="00AF59A6"/>
    <w:rsid w:val="00B06EFE"/>
    <w:rsid w:val="00B56497"/>
    <w:rsid w:val="00B565E1"/>
    <w:rsid w:val="00B6068D"/>
    <w:rsid w:val="00B87485"/>
    <w:rsid w:val="00BA35B7"/>
    <w:rsid w:val="00BC3E3A"/>
    <w:rsid w:val="00BD45E4"/>
    <w:rsid w:val="00BE56EF"/>
    <w:rsid w:val="00BF1D3B"/>
    <w:rsid w:val="00BF2401"/>
    <w:rsid w:val="00C06CF5"/>
    <w:rsid w:val="00C44F97"/>
    <w:rsid w:val="00C8077E"/>
    <w:rsid w:val="00C842AE"/>
    <w:rsid w:val="00C94185"/>
    <w:rsid w:val="00CC680B"/>
    <w:rsid w:val="00D30E76"/>
    <w:rsid w:val="00D56656"/>
    <w:rsid w:val="00D60648"/>
    <w:rsid w:val="00D72493"/>
    <w:rsid w:val="00D81544"/>
    <w:rsid w:val="00DC3269"/>
    <w:rsid w:val="00DD137E"/>
    <w:rsid w:val="00DD1D01"/>
    <w:rsid w:val="00DF3265"/>
    <w:rsid w:val="00E435E4"/>
    <w:rsid w:val="00E64C1C"/>
    <w:rsid w:val="00E713D7"/>
    <w:rsid w:val="00E836CD"/>
    <w:rsid w:val="00E91E04"/>
    <w:rsid w:val="00EF57D1"/>
    <w:rsid w:val="00F02804"/>
    <w:rsid w:val="00F23661"/>
    <w:rsid w:val="00F33627"/>
    <w:rsid w:val="00F363AA"/>
    <w:rsid w:val="00F370FE"/>
    <w:rsid w:val="00F53829"/>
    <w:rsid w:val="00F57B0C"/>
    <w:rsid w:val="00F951F4"/>
    <w:rsid w:val="00FC34FB"/>
    <w:rsid w:val="00FE5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EFE7"/>
  <w15:docId w15:val="{F50CA332-5CF8-1C45-A606-552B9CA2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2A5"/>
    <w:rPr>
      <w:rFonts w:eastAsia="Times New Roman"/>
      <w:color w:val="000000"/>
    </w:rPr>
  </w:style>
  <w:style w:type="paragraph" w:styleId="Heading1">
    <w:name w:val="heading 1"/>
    <w:basedOn w:val="Normal"/>
    <w:link w:val="Heading1Char"/>
    <w:uiPriority w:val="9"/>
    <w:qFormat/>
    <w:rsid w:val="00163390"/>
    <w:pPr>
      <w:outlineLvl w:val="0"/>
    </w:pPr>
    <w:rPr>
      <w:b/>
      <w:color w:val="0070C0"/>
      <w:sz w:val="28"/>
      <w:szCs w:val="28"/>
    </w:rPr>
  </w:style>
  <w:style w:type="paragraph" w:styleId="Heading2">
    <w:name w:val="heading 2"/>
    <w:basedOn w:val="Normal"/>
    <w:next w:val="Normal"/>
    <w:link w:val="Heading2Char"/>
    <w:uiPriority w:val="9"/>
    <w:unhideWhenUsed/>
    <w:qFormat/>
    <w:rsid w:val="008B4BB2"/>
    <w:pPr>
      <w:keepNext/>
      <w:keepLines/>
      <w:spacing w:before="40"/>
      <w:outlineLvl w:val="1"/>
    </w:pPr>
    <w:rPr>
      <w:rFonts w:eastAsia="Arial"/>
      <w:bCs/>
      <w:color w:val="4472C4" w:themeColor="accent1"/>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08A6"/>
    <w:pPr>
      <w:contextualSpacing/>
    </w:pPr>
    <w:rPr>
      <w:rFonts w:cstheme="minorHAnsi"/>
      <w:b/>
      <w:bCs/>
      <w:color w:val="2E74B5" w:themeColor="accent5" w:themeShade="BF"/>
      <w:spacing w:val="-10"/>
      <w:kern w:val="28"/>
      <w:sz w:val="56"/>
      <w:szCs w:val="56"/>
    </w:rPr>
  </w:style>
  <w:style w:type="character" w:customStyle="1" w:styleId="Heading1Char">
    <w:name w:val="Heading 1 Char"/>
    <w:basedOn w:val="DefaultParagraphFont"/>
    <w:link w:val="Heading1"/>
    <w:uiPriority w:val="9"/>
    <w:rsid w:val="00163390"/>
    <w:rPr>
      <w:rFonts w:eastAsia="Times New Roman"/>
      <w:b/>
      <w:color w:val="0070C0"/>
      <w:sz w:val="28"/>
      <w:szCs w:val="28"/>
    </w:rPr>
  </w:style>
  <w:style w:type="paragraph" w:styleId="NormalWeb">
    <w:name w:val="Normal (Web)"/>
    <w:basedOn w:val="Normal"/>
    <w:uiPriority w:val="99"/>
    <w:semiHidden/>
    <w:unhideWhenUsed/>
    <w:rsid w:val="002D08A6"/>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2D08A6"/>
    <w:rPr>
      <w:color w:val="0000FF"/>
      <w:u w:val="single"/>
    </w:rPr>
  </w:style>
  <w:style w:type="character" w:customStyle="1" w:styleId="TitleChar">
    <w:name w:val="Title Char"/>
    <w:basedOn w:val="DefaultParagraphFont"/>
    <w:link w:val="Title"/>
    <w:uiPriority w:val="10"/>
    <w:rsid w:val="002D08A6"/>
    <w:rPr>
      <w:rFonts w:eastAsia="Times New Roman" w:cstheme="minorHAnsi"/>
      <w:b/>
      <w:bCs/>
      <w:color w:val="2E74B5" w:themeColor="accent5" w:themeShade="BF"/>
      <w:spacing w:val="-10"/>
      <w:kern w:val="28"/>
      <w:sz w:val="56"/>
      <w:szCs w:val="56"/>
    </w:rPr>
  </w:style>
  <w:style w:type="paragraph" w:styleId="ListParagraph">
    <w:name w:val="List Paragraph"/>
    <w:basedOn w:val="Normal"/>
    <w:uiPriority w:val="34"/>
    <w:qFormat/>
    <w:rsid w:val="006972A5"/>
    <w:pPr>
      <w:ind w:left="720"/>
      <w:contextualSpacing/>
    </w:pPr>
  </w:style>
  <w:style w:type="character" w:customStyle="1" w:styleId="Heading2Char">
    <w:name w:val="Heading 2 Char"/>
    <w:basedOn w:val="DefaultParagraphFont"/>
    <w:link w:val="Heading2"/>
    <w:uiPriority w:val="9"/>
    <w:rsid w:val="008B4BB2"/>
    <w:rPr>
      <w:bCs/>
      <w:color w:val="4472C4" w:themeColor="accent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AF59A6"/>
    <w:rPr>
      <w:color w:val="605E5C"/>
      <w:shd w:val="clear" w:color="auto" w:fill="E1DFDD"/>
    </w:rPr>
  </w:style>
  <w:style w:type="character" w:styleId="FollowedHyperlink">
    <w:name w:val="FollowedHyperlink"/>
    <w:basedOn w:val="DefaultParagraphFont"/>
    <w:uiPriority w:val="99"/>
    <w:semiHidden/>
    <w:unhideWhenUsed/>
    <w:rsid w:val="00861100"/>
    <w:rPr>
      <w:color w:val="954F72" w:themeColor="followedHyperlink"/>
      <w:u w:val="single"/>
    </w:rPr>
  </w:style>
  <w:style w:type="paragraph" w:styleId="Header">
    <w:name w:val="header"/>
    <w:basedOn w:val="Normal"/>
    <w:link w:val="HeaderChar"/>
    <w:uiPriority w:val="99"/>
    <w:unhideWhenUsed/>
    <w:rsid w:val="00D30E76"/>
    <w:pPr>
      <w:tabs>
        <w:tab w:val="center" w:pos="4680"/>
        <w:tab w:val="right" w:pos="9360"/>
      </w:tabs>
    </w:pPr>
  </w:style>
  <w:style w:type="character" w:customStyle="1" w:styleId="HeaderChar">
    <w:name w:val="Header Char"/>
    <w:basedOn w:val="DefaultParagraphFont"/>
    <w:link w:val="Header"/>
    <w:uiPriority w:val="99"/>
    <w:rsid w:val="00D30E76"/>
    <w:rPr>
      <w:rFonts w:eastAsia="Times New Roman"/>
      <w:color w:val="000000"/>
    </w:rPr>
  </w:style>
  <w:style w:type="paragraph" w:styleId="Footer">
    <w:name w:val="footer"/>
    <w:basedOn w:val="Normal"/>
    <w:link w:val="FooterChar"/>
    <w:uiPriority w:val="99"/>
    <w:unhideWhenUsed/>
    <w:rsid w:val="00D30E76"/>
    <w:pPr>
      <w:tabs>
        <w:tab w:val="center" w:pos="4680"/>
        <w:tab w:val="right" w:pos="9360"/>
      </w:tabs>
    </w:pPr>
  </w:style>
  <w:style w:type="character" w:customStyle="1" w:styleId="FooterChar">
    <w:name w:val="Footer Char"/>
    <w:basedOn w:val="DefaultParagraphFont"/>
    <w:link w:val="Footer"/>
    <w:uiPriority w:val="99"/>
    <w:rsid w:val="00D30E76"/>
    <w:rPr>
      <w:rFonts w:eastAsia="Times New Roman"/>
      <w:color w:val="000000"/>
    </w:rPr>
  </w:style>
  <w:style w:type="character" w:styleId="PageNumber">
    <w:name w:val="page number"/>
    <w:basedOn w:val="DefaultParagraphFont"/>
    <w:uiPriority w:val="99"/>
    <w:semiHidden/>
    <w:unhideWhenUsed/>
    <w:rsid w:val="00D30E76"/>
  </w:style>
  <w:style w:type="paragraph" w:styleId="Revision">
    <w:name w:val="Revision"/>
    <w:hidden/>
    <w:uiPriority w:val="99"/>
    <w:semiHidden/>
    <w:rsid w:val="00A654F2"/>
    <w:rPr>
      <w:rFonts w:eastAsia="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802281">
      <w:bodyDiv w:val="1"/>
      <w:marLeft w:val="0"/>
      <w:marRight w:val="0"/>
      <w:marTop w:val="0"/>
      <w:marBottom w:val="0"/>
      <w:divBdr>
        <w:top w:val="none" w:sz="0" w:space="0" w:color="auto"/>
        <w:left w:val="none" w:sz="0" w:space="0" w:color="auto"/>
        <w:bottom w:val="none" w:sz="0" w:space="0" w:color="auto"/>
        <w:right w:val="none" w:sz="0" w:space="0" w:color="auto"/>
      </w:divBdr>
    </w:div>
    <w:div w:id="1926914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ilabs.com/documents/public/software/CP210x_Universal_Windows_Driver.zip"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CC-IS/CCIS-2020-011-FlyRig.gi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scm.com/download/win"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odejs.org/en/" TargetMode="External"/><Relationship Id="rId28" Type="http://schemas.openxmlformats.org/officeDocument/2006/relationships/hyperlink" Target="https://github.com/CC-IS/CCIS-2020-011-FlyRig/tree/25ce5046805b52be34f6a6d21ddb878376a71f90/arduino%20program/lightController"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hoopfere/FlyRig/blob/main/software/FlyRig%201.6.0.exe" TargetMode="External"/><Relationship Id="rId27" Type="http://schemas.openxmlformats.org/officeDocument/2006/relationships/hyperlink" Target="https://www.arduino.cc/en/software" TargetMode="External"/><Relationship Id="rId30" Type="http://schemas.openxmlformats.org/officeDocument/2006/relationships/footer" Target="footer2.xml"/><Relationship Id="rId8" Type="http://schemas.openxmlformats.org/officeDocument/2006/relationships/hyperlink" Target="https://github.com/hoopfere/FlyRig/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465D69-A988-C345-A80F-06BD42449C0C}">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HpgpdiDFFp6d7wfXSpI/19/Lzw==">AMUW2mU5tLhI/FPAWY2ihP9R8CyRkU2JxpbwFeACoT1X+V//9XtJrqaFO9xmOZbyMJO2HnkViB3mjeT6WC7VeCK6l7e8kWiobA8nv9vPr+rUEuHTL+/zeZE=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Hoopfer</dc:creator>
  <cp:lastModifiedBy>Eric Hoopfer</cp:lastModifiedBy>
  <cp:revision>2</cp:revision>
  <dcterms:created xsi:type="dcterms:W3CDTF">2025-11-10T20:47:00Z</dcterms:created>
  <dcterms:modified xsi:type="dcterms:W3CDTF">2025-11-10T20:47:00Z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documentId_6184</vt:lpwstr>
  </property>
  <property fmtid="{D5CDD505-2E9C-101B-9397-08002B2CF9AE}" pid="3" name="grammarly_documentContext">
    <vt:lpwstr>{"goals":[],"domain":"general","emotions":[],"dialect":"american"}</vt:lpwstr>
  </property>
</Properties>
</file>